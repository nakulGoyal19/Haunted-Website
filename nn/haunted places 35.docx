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25D9" w:rsidRPr="004325D9" w:rsidRDefault="004325D9" w:rsidP="004325D9">
      <w:pPr>
        <w:shd w:val="clear" w:color="auto" w:fill="FFFFFF"/>
        <w:spacing w:after="0" w:line="240" w:lineRule="auto"/>
        <w:rPr>
          <w:rFonts w:ascii="Segoe UI" w:eastAsia="Times New Roman" w:hAnsi="Segoe UI" w:cs="Segoe UI"/>
          <w:color w:val="000000"/>
          <w:sz w:val="15"/>
          <w:szCs w:val="15"/>
          <w:lang w:eastAsia="en-IN"/>
        </w:rPr>
      </w:pPr>
      <w:r>
        <w:rPr>
          <w:rFonts w:ascii="Segoe UI" w:eastAsia="Times New Roman" w:hAnsi="Segoe UI" w:cs="Segoe UI"/>
          <w:noProof/>
          <w:color w:val="0090D3"/>
          <w:sz w:val="15"/>
          <w:szCs w:val="15"/>
          <w:lang w:eastAsia="en-IN"/>
        </w:rPr>
        <w:drawing>
          <wp:inline distT="0" distB="0" distL="0" distR="0">
            <wp:extent cx="2133600" cy="1187450"/>
            <wp:effectExtent l="0" t="0" r="0" b="0"/>
            <wp:docPr id="1" name="Picture 1" descr="holidify">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lidify">
                      <a:hlinkClick r:id="rId5"/>
                    </pic:cNvPr>
                    <pic:cNvPicPr>
                      <a:picLocks noChangeAspect="1" noChangeArrowheads="1"/>
                    </pic:cNvPicPr>
                  </pic:nvPicPr>
                  <pic:blipFill>
                    <a:blip r:embed="rId6"/>
                    <a:srcRect/>
                    <a:stretch>
                      <a:fillRect/>
                    </a:stretch>
                  </pic:blipFill>
                  <pic:spPr bwMode="auto">
                    <a:xfrm>
                      <a:off x="0" y="0"/>
                      <a:ext cx="2133600" cy="1187450"/>
                    </a:xfrm>
                    <a:prstGeom prst="rect">
                      <a:avLst/>
                    </a:prstGeom>
                    <a:noFill/>
                    <a:ln w="9525">
                      <a:noFill/>
                      <a:miter lim="800000"/>
                      <a:headEnd/>
                      <a:tailEnd/>
                    </a:ln>
                  </pic:spPr>
                </pic:pic>
              </a:graphicData>
            </a:graphic>
          </wp:inline>
        </w:drawing>
      </w:r>
    </w:p>
    <w:p w:rsidR="004325D9" w:rsidRPr="004325D9" w:rsidRDefault="004325D9" w:rsidP="004325D9">
      <w:pPr>
        <w:shd w:val="clear" w:color="auto" w:fill="FFFFFF"/>
        <w:spacing w:after="0" w:line="240" w:lineRule="auto"/>
        <w:textAlignment w:val="center"/>
        <w:rPr>
          <w:rFonts w:ascii="Segoe UI" w:eastAsia="Times New Roman" w:hAnsi="Segoe UI" w:cs="Segoe UI"/>
          <w:color w:val="000000"/>
          <w:sz w:val="15"/>
          <w:szCs w:val="15"/>
          <w:lang w:eastAsia="en-IN"/>
        </w:rPr>
      </w:pPr>
      <w:r>
        <w:rPr>
          <w:rFonts w:ascii="Segoe UI" w:eastAsia="Times New Roman" w:hAnsi="Segoe UI" w:cs="Segoe UI"/>
          <w:noProof/>
          <w:color w:val="0090D3"/>
          <w:sz w:val="15"/>
          <w:szCs w:val="15"/>
          <w:lang w:eastAsia="en-IN"/>
        </w:rPr>
        <w:drawing>
          <wp:inline distT="0" distB="0" distL="0" distR="0">
            <wp:extent cx="6153150" cy="2381250"/>
            <wp:effectExtent l="0" t="0" r="0" b="0"/>
            <wp:docPr id="2" name="Picture 2" descr="https://play.google.com/intl/en_us/badges/images/generic/en-play-badge.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lay.google.com/intl/en_us/badges/images/generic/en-play-badge.png">
                      <a:hlinkClick r:id="rId7"/>
                    </pic:cNvPr>
                    <pic:cNvPicPr>
                      <a:picLocks noChangeAspect="1" noChangeArrowheads="1"/>
                    </pic:cNvPicPr>
                  </pic:nvPicPr>
                  <pic:blipFill>
                    <a:blip r:embed="rId8"/>
                    <a:srcRect/>
                    <a:stretch>
                      <a:fillRect/>
                    </a:stretch>
                  </pic:blipFill>
                  <pic:spPr bwMode="auto">
                    <a:xfrm>
                      <a:off x="0" y="0"/>
                      <a:ext cx="6153150" cy="2381250"/>
                    </a:xfrm>
                    <a:prstGeom prst="rect">
                      <a:avLst/>
                    </a:prstGeom>
                    <a:noFill/>
                    <a:ln w="9525">
                      <a:noFill/>
                      <a:miter lim="800000"/>
                      <a:headEnd/>
                      <a:tailEnd/>
                    </a:ln>
                  </pic:spPr>
                </pic:pic>
              </a:graphicData>
            </a:graphic>
          </wp:inline>
        </w:drawing>
      </w:r>
    </w:p>
    <w:p w:rsidR="004325D9" w:rsidRPr="004325D9" w:rsidRDefault="004325D9" w:rsidP="004325D9">
      <w:pPr>
        <w:numPr>
          <w:ilvl w:val="0"/>
          <w:numId w:val="1"/>
        </w:numPr>
        <w:shd w:val="clear" w:color="auto" w:fill="FFFFFF"/>
        <w:spacing w:after="0" w:line="330" w:lineRule="atLeast"/>
        <w:ind w:left="0"/>
        <w:rPr>
          <w:rFonts w:ascii="Segoe UI" w:eastAsia="Times New Roman" w:hAnsi="Segoe UI" w:cs="Segoe UI"/>
          <w:color w:val="000000"/>
          <w:sz w:val="15"/>
          <w:szCs w:val="15"/>
          <w:lang w:eastAsia="en-IN"/>
        </w:rPr>
      </w:pPr>
      <w:hyperlink r:id="rId9" w:history="1">
        <w:r w:rsidRPr="004325D9">
          <w:rPr>
            <w:rFonts w:ascii="Segoe UI" w:eastAsia="Times New Roman" w:hAnsi="Segoe UI" w:cs="Segoe UI"/>
            <w:color w:val="666666"/>
            <w:sz w:val="18"/>
            <w:u w:val="single"/>
            <w:lang w:eastAsia="en-IN"/>
          </w:rPr>
          <w:t>Blog Home</w:t>
        </w:r>
      </w:hyperlink>
    </w:p>
    <w:p w:rsidR="004325D9" w:rsidRPr="004325D9" w:rsidRDefault="004325D9" w:rsidP="004325D9">
      <w:pPr>
        <w:numPr>
          <w:ilvl w:val="0"/>
          <w:numId w:val="1"/>
        </w:numPr>
        <w:shd w:val="clear" w:color="auto" w:fill="FFFFFF"/>
        <w:spacing w:after="0" w:line="330" w:lineRule="atLeast"/>
        <w:ind w:left="0"/>
        <w:rPr>
          <w:rFonts w:ascii="Segoe UI" w:eastAsia="Times New Roman" w:hAnsi="Segoe UI" w:cs="Segoe UI"/>
          <w:color w:val="000000"/>
          <w:sz w:val="15"/>
          <w:szCs w:val="15"/>
          <w:lang w:eastAsia="en-IN"/>
        </w:rPr>
      </w:pPr>
      <w:hyperlink r:id="rId10" w:history="1">
        <w:r w:rsidRPr="004325D9">
          <w:rPr>
            <w:rFonts w:ascii="Segoe UI" w:eastAsia="Times New Roman" w:hAnsi="Segoe UI" w:cs="Segoe UI"/>
            <w:color w:val="666666"/>
            <w:sz w:val="18"/>
            <w:u w:val="single"/>
            <w:lang w:eastAsia="en-IN"/>
          </w:rPr>
          <w:t>Get Customized Packages</w:t>
        </w:r>
      </w:hyperlink>
    </w:p>
    <w:p w:rsidR="004325D9" w:rsidRPr="004325D9" w:rsidRDefault="004325D9" w:rsidP="004325D9">
      <w:pPr>
        <w:numPr>
          <w:ilvl w:val="0"/>
          <w:numId w:val="1"/>
        </w:numPr>
        <w:shd w:val="clear" w:color="auto" w:fill="FFFFFF"/>
        <w:spacing w:after="0" w:line="330" w:lineRule="atLeast"/>
        <w:ind w:left="0"/>
        <w:rPr>
          <w:rFonts w:ascii="Segoe UI" w:eastAsia="Times New Roman" w:hAnsi="Segoe UI" w:cs="Segoe UI"/>
          <w:color w:val="000000"/>
          <w:sz w:val="15"/>
          <w:szCs w:val="15"/>
          <w:lang w:eastAsia="en-IN"/>
        </w:rPr>
      </w:pPr>
      <w:hyperlink r:id="rId11" w:history="1">
        <w:r w:rsidRPr="004325D9">
          <w:rPr>
            <w:rFonts w:ascii="Segoe UI" w:eastAsia="Times New Roman" w:hAnsi="Segoe UI" w:cs="Segoe UI"/>
            <w:color w:val="666666"/>
            <w:sz w:val="18"/>
            <w:u w:val="single"/>
            <w:lang w:eastAsia="en-IN"/>
          </w:rPr>
          <w:t>Collections ▼</w:t>
        </w:r>
      </w:hyperlink>
    </w:p>
    <w:p w:rsidR="004325D9" w:rsidRPr="004325D9" w:rsidRDefault="004325D9" w:rsidP="004325D9">
      <w:pPr>
        <w:shd w:val="clear" w:color="auto" w:fill="FFFFFF"/>
        <w:spacing w:after="0" w:line="240" w:lineRule="auto"/>
        <w:rPr>
          <w:rFonts w:ascii="Segoe UI" w:eastAsia="Times New Roman" w:hAnsi="Segoe UI" w:cs="Segoe UI"/>
          <w:color w:val="000000"/>
          <w:sz w:val="15"/>
          <w:szCs w:val="15"/>
          <w:lang w:eastAsia="en-IN"/>
        </w:rPr>
      </w:pPr>
      <w:r w:rsidRPr="004325D9">
        <w:rPr>
          <w:rFonts w:ascii="Segoe UI" w:eastAsia="Times New Roman" w:hAnsi="Segoe UI" w:cs="Segoe UI"/>
          <w:color w:val="000000"/>
          <w:sz w:val="15"/>
          <w:szCs w:val="15"/>
          <w:lang w:eastAsia="en-I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0" type="#_x0000_t75" style="width:226.8pt;height:18pt" o:ole="">
            <v:imagedata r:id="rId12" o:title=""/>
          </v:shape>
          <w:control r:id="rId13" w:name="DefaultOcxName" w:shapeid="_x0000_i1160"/>
        </w:object>
      </w:r>
    </w:p>
    <w:p w:rsidR="004325D9" w:rsidRPr="004325D9" w:rsidRDefault="004325D9" w:rsidP="004325D9">
      <w:pPr>
        <w:spacing w:line="450" w:lineRule="atLeast"/>
        <w:outlineLvl w:val="0"/>
        <w:rPr>
          <w:rFonts w:ascii="Arial" w:eastAsia="Times New Roman" w:hAnsi="Arial" w:cs="Arial"/>
          <w:color w:val="333333"/>
          <w:kern w:val="36"/>
          <w:sz w:val="50"/>
          <w:szCs w:val="50"/>
          <w:lang w:eastAsia="en-IN"/>
        </w:rPr>
      </w:pPr>
      <w:hyperlink r:id="rId14" w:tooltip="35 Most Haunted Places in India: Real Stories and places" w:history="1">
        <w:r w:rsidRPr="004325D9">
          <w:rPr>
            <w:rFonts w:ascii="Arial" w:eastAsia="Times New Roman" w:hAnsi="Arial" w:cs="Arial"/>
            <w:color w:val="333333"/>
            <w:kern w:val="36"/>
            <w:sz w:val="50"/>
            <w:lang w:eastAsia="en-IN"/>
          </w:rPr>
          <w:t>35 Most Haunted Places in </w:t>
        </w:r>
        <w:r w:rsidRPr="004325D9">
          <w:rPr>
            <w:rFonts w:ascii="Arial" w:eastAsia="Times New Roman" w:hAnsi="Arial" w:cs="Arial"/>
            <w:color w:val="333333"/>
            <w:kern w:val="36"/>
            <w:sz w:val="50"/>
            <w:u w:val="single"/>
            <w:lang w:eastAsia="en-IN"/>
          </w:rPr>
          <w:t>India: Real Stories and places</w:t>
        </w:r>
      </w:hyperlink>
    </w:p>
    <w:p w:rsidR="004325D9" w:rsidRPr="004325D9" w:rsidRDefault="004325D9" w:rsidP="004325D9">
      <w:pPr>
        <w:spacing w:after="0" w:line="240" w:lineRule="auto"/>
        <w:rPr>
          <w:rFonts w:ascii="Segoe UI" w:eastAsia="Times New Roman" w:hAnsi="Segoe UI" w:cs="Segoe UI"/>
          <w:color w:val="BBBBBB"/>
          <w:sz w:val="15"/>
          <w:szCs w:val="15"/>
          <w:lang w:eastAsia="en-IN"/>
        </w:rPr>
      </w:pPr>
      <w:hyperlink r:id="rId15" w:tooltip="View all posts in Adventure" w:history="1">
        <w:r w:rsidRPr="004325D9">
          <w:rPr>
            <w:rFonts w:ascii="Segoe UI" w:eastAsia="Times New Roman" w:hAnsi="Segoe UI" w:cs="Segoe UI"/>
            <w:color w:val="F86960"/>
            <w:sz w:val="15"/>
            <w:u w:val="single"/>
            <w:lang w:eastAsia="en-IN"/>
          </w:rPr>
          <w:t>Adventure</w:t>
        </w:r>
      </w:hyperlink>
      <w:r w:rsidRPr="004325D9">
        <w:rPr>
          <w:rFonts w:ascii="Segoe UI" w:eastAsia="Times New Roman" w:hAnsi="Segoe UI" w:cs="Segoe UI"/>
          <w:color w:val="BBBBBB"/>
          <w:sz w:val="15"/>
          <w:szCs w:val="15"/>
          <w:lang w:eastAsia="en-IN"/>
        </w:rPr>
        <w:t> · </w:t>
      </w:r>
      <w:hyperlink r:id="rId16" w:tooltip="View all posts in Collections" w:history="1">
        <w:r w:rsidRPr="004325D9">
          <w:rPr>
            <w:rFonts w:ascii="Segoe UI" w:eastAsia="Times New Roman" w:hAnsi="Segoe UI" w:cs="Segoe UI"/>
            <w:color w:val="F86960"/>
            <w:sz w:val="15"/>
            <w:u w:val="single"/>
            <w:lang w:eastAsia="en-IN"/>
          </w:rPr>
          <w:t>Collections</w:t>
        </w:r>
      </w:hyperlink>
      <w:r w:rsidRPr="004325D9">
        <w:rPr>
          <w:rFonts w:ascii="Segoe UI" w:eastAsia="Times New Roman" w:hAnsi="Segoe UI" w:cs="Segoe UI"/>
          <w:color w:val="BBBBBB"/>
          <w:sz w:val="15"/>
          <w:szCs w:val="15"/>
          <w:lang w:eastAsia="en-IN"/>
        </w:rPr>
        <w:t> · </w:t>
      </w:r>
      <w:hyperlink r:id="rId17" w:tooltip="View all posts in Haunted Places" w:history="1">
        <w:r w:rsidRPr="004325D9">
          <w:rPr>
            <w:rFonts w:ascii="Segoe UI" w:eastAsia="Times New Roman" w:hAnsi="Segoe UI" w:cs="Segoe UI"/>
            <w:color w:val="F86960"/>
            <w:sz w:val="15"/>
            <w:u w:val="single"/>
            <w:lang w:eastAsia="en-IN"/>
          </w:rPr>
          <w:t>Haunted Places</w:t>
        </w:r>
      </w:hyperlink>
      <w:r w:rsidRPr="004325D9">
        <w:rPr>
          <w:rFonts w:ascii="Segoe UI" w:eastAsia="Times New Roman" w:hAnsi="Segoe UI" w:cs="Segoe UI"/>
          <w:color w:val="BBBBBB"/>
          <w:sz w:val="15"/>
          <w:szCs w:val="15"/>
          <w:lang w:eastAsia="en-IN"/>
        </w:rPr>
        <w:t> · </w:t>
      </w:r>
      <w:hyperlink r:id="rId18" w:tooltip="View all posts in Natural Wonders" w:history="1">
        <w:r w:rsidRPr="004325D9">
          <w:rPr>
            <w:rFonts w:ascii="Segoe UI" w:eastAsia="Times New Roman" w:hAnsi="Segoe UI" w:cs="Segoe UI"/>
            <w:color w:val="F86960"/>
            <w:sz w:val="15"/>
            <w:u w:val="single"/>
            <w:lang w:eastAsia="en-IN"/>
          </w:rPr>
          <w:t>Natural Wonders</w:t>
        </w:r>
      </w:hyperlink>
    </w:p>
    <w:p w:rsidR="004325D9" w:rsidRPr="004325D9" w:rsidRDefault="004325D9" w:rsidP="004325D9">
      <w:pPr>
        <w:spacing w:after="0" w:line="240" w:lineRule="auto"/>
        <w:rPr>
          <w:ins w:id="0" w:author="Unknown"/>
          <w:rFonts w:ascii="Segoe UI" w:eastAsia="Times New Roman" w:hAnsi="Segoe UI" w:cs="Segoe UI"/>
          <w:color w:val="000000"/>
          <w:sz w:val="15"/>
          <w:szCs w:val="15"/>
          <w:lang w:eastAsia="en-IN"/>
        </w:rPr>
      </w:pPr>
      <w:ins w:id="1"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"https://www.holidify.com/blog/most-haunted-places-in-india-asi-list/" \o "Share this post on Facebook!"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b/>
            <w:bCs/>
            <w:color w:val="FFFFFF"/>
            <w:sz w:val="15"/>
            <w:u w:val="single"/>
            <w:lang w:eastAsia="en-IN"/>
          </w:rPr>
          <w:t>Facebook</w:t>
        </w:r>
        <w:r w:rsidRPr="004325D9">
          <w:rPr>
            <w:rFonts w:ascii="Segoe UI" w:eastAsia="Times New Roman" w:hAnsi="Segoe UI" w:cs="Segoe UI"/>
            <w:color w:val="000000"/>
            <w:sz w:val="15"/>
            <w:szCs w:val="15"/>
            <w:lang w:eastAsia="en-IN"/>
          </w:rPr>
          <w:fldChar w:fldCharType="end"/>
        </w:r>
        <w:r w:rsidRPr="004325D9">
          <w:rPr>
            <w:rFonts w:ascii="Segoe UI" w:eastAsia="Times New Roman" w:hAnsi="Segoe UI" w:cs="Segoe UI"/>
            <w:color w:val="000000"/>
            <w:sz w:val="15"/>
            <w:szCs w:val="15"/>
            <w:lang w:eastAsia="en-IN"/>
          </w:rPr>
          <w:t xml:space="preserve"> </w:t>
        </w:r>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"https://www.holidify.com/blog/most-haunted-places-in-india-asi-list/"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b/>
            <w:bCs/>
            <w:color w:val="FFFFFF"/>
            <w:sz w:val="15"/>
            <w:u w:val="single"/>
            <w:lang w:eastAsia="en-IN"/>
          </w:rPr>
          <w:t>Google+</w:t>
        </w:r>
        <w:r w:rsidRPr="004325D9">
          <w:rPr>
            <w:rFonts w:ascii="Segoe UI" w:eastAsia="Times New Roman" w:hAnsi="Segoe UI" w:cs="Segoe UI"/>
            <w:color w:val="000000"/>
            <w:sz w:val="15"/>
            <w:szCs w:val="15"/>
            <w:lang w:eastAsia="en-IN"/>
          </w:rPr>
          <w:fldChar w:fldCharType="end"/>
        </w:r>
        <w:r w:rsidRPr="004325D9">
          <w:rPr>
            <w:rFonts w:ascii="Segoe UI" w:eastAsia="Times New Roman" w:hAnsi="Segoe UI" w:cs="Segoe UI"/>
            <w:color w:val="000000"/>
            <w:sz w:val="15"/>
            <w:szCs w:val="15"/>
            <w:lang w:eastAsia="en-IN"/>
          </w:rPr>
          <w:t> </w:t>
        </w:r>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"https://www.holidify.com/blog/most-haunted-places-in-india-asi-list/" \o "Share this post on Twitter!"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b/>
            <w:bCs/>
            <w:color w:val="FFFFFF"/>
            <w:sz w:val="15"/>
            <w:u w:val="single"/>
            <w:lang w:eastAsia="en-IN"/>
          </w:rPr>
          <w:t>Twitter</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spacing w:before="100" w:beforeAutospacing="1" w:after="100" w:afterAutospacing="1" w:line="240" w:lineRule="auto"/>
        <w:jc w:val="both"/>
        <w:rPr>
          <w:ins w:id="2" w:author="Unknown"/>
          <w:rFonts w:ascii="Segoe UI" w:eastAsia="Times New Roman" w:hAnsi="Segoe UI" w:cs="Segoe UI"/>
          <w:color w:val="000000"/>
          <w:sz w:val="15"/>
          <w:szCs w:val="15"/>
          <w:lang w:eastAsia="en-IN"/>
        </w:rPr>
      </w:pPr>
      <w:ins w:id="3" w:author="Unknown">
        <w:r w:rsidRPr="004325D9">
          <w:rPr>
            <w:rFonts w:ascii="Segoe UI" w:eastAsia="Times New Roman" w:hAnsi="Segoe UI" w:cs="Segoe UI"/>
            <w:color w:val="000000"/>
            <w:sz w:val="15"/>
            <w:szCs w:val="15"/>
            <w:lang w:eastAsia="en-IN"/>
          </w:rPr>
          <w:t>The mysteries of the unknown have always fascinated the human mind. It’s not surprising for experts to say that India is a beautiful yet deliciously </w:t>
        </w:r>
        <w:r w:rsidRPr="004325D9">
          <w:rPr>
            <w:rFonts w:ascii="Segoe UI" w:eastAsia="Times New Roman" w:hAnsi="Segoe UI" w:cs="Segoe UI"/>
            <w:b/>
            <w:bCs/>
            <w:color w:val="000000"/>
            <w:sz w:val="15"/>
            <w:lang w:eastAsia="en-IN"/>
          </w:rPr>
          <w:t>mysterious country</w:t>
        </w:r>
        <w:r w:rsidRPr="004325D9">
          <w:rPr>
            <w:rFonts w:ascii="Segoe UI" w:eastAsia="Times New Roman" w:hAnsi="Segoe UI" w:cs="Segoe UI"/>
            <w:color w:val="000000"/>
            <w:sz w:val="15"/>
            <w:szCs w:val="15"/>
            <w:lang w:eastAsia="en-IN"/>
          </w:rPr>
          <w:t> that beholds the secrets and stories of a lot of palaces and their kings, of treasures and their keys, of those who died a painful death and are now a part of the broken synchrony that is reality. Which is why a lot of forts or palaces or beaches or even a ‘just another’ valley in India has a history or a twist of mystery attached to it or something which makes a more interesting case.</w:t>
        </w:r>
      </w:ins>
    </w:p>
    <w:p w:rsidR="004325D9" w:rsidRPr="004325D9" w:rsidRDefault="004325D9" w:rsidP="004325D9">
      <w:pPr>
        <w:spacing w:before="100" w:beforeAutospacing="1" w:after="100" w:afterAutospacing="1" w:line="240" w:lineRule="auto"/>
        <w:jc w:val="both"/>
        <w:rPr>
          <w:ins w:id="4" w:author="Unknown"/>
          <w:rFonts w:ascii="Segoe UI" w:eastAsia="Times New Roman" w:hAnsi="Segoe UI" w:cs="Segoe UI"/>
          <w:color w:val="000000"/>
          <w:sz w:val="15"/>
          <w:szCs w:val="15"/>
          <w:lang w:eastAsia="en-IN"/>
        </w:rPr>
      </w:pPr>
      <w:ins w:id="5" w:author="Unknown">
        <w:r w:rsidRPr="004325D9">
          <w:rPr>
            <w:rFonts w:ascii="Segoe UI" w:eastAsia="Times New Roman" w:hAnsi="Segoe UI" w:cs="Segoe UI"/>
            <w:color w:val="000000"/>
            <w:sz w:val="15"/>
            <w:szCs w:val="15"/>
            <w:lang w:eastAsia="en-IN"/>
          </w:rPr>
          <w:t>Are you fond of the unknown? Do you remember the </w:t>
        </w:r>
        <w:r w:rsidRPr="004325D9">
          <w:rPr>
            <w:rFonts w:ascii="Segoe UI" w:eastAsia="Times New Roman" w:hAnsi="Segoe UI" w:cs="Segoe UI"/>
            <w:b/>
            <w:bCs/>
            <w:color w:val="000000"/>
            <w:sz w:val="15"/>
            <w:lang w:eastAsia="en-IN"/>
          </w:rPr>
          <w:t>Zee Horror Show</w:t>
        </w:r>
        <w:r w:rsidRPr="004325D9">
          <w:rPr>
            <w:rFonts w:ascii="Segoe UI" w:eastAsia="Times New Roman" w:hAnsi="Segoe UI" w:cs="Segoe UI"/>
            <w:color w:val="000000"/>
            <w:sz w:val="15"/>
            <w:szCs w:val="15"/>
            <w:lang w:eastAsia="en-IN"/>
          </w:rPr>
          <w:t> or the </w:t>
        </w:r>
        <w:r w:rsidRPr="004325D9">
          <w:rPr>
            <w:rFonts w:ascii="Segoe UI" w:eastAsia="Times New Roman" w:hAnsi="Segoe UI" w:cs="Segoe UI"/>
            <w:b/>
            <w:bCs/>
            <w:color w:val="000000"/>
            <w:sz w:val="15"/>
            <w:lang w:eastAsia="en-IN"/>
          </w:rPr>
          <w:t>Aahat</w:t>
        </w:r>
        <w:r w:rsidRPr="004325D9">
          <w:rPr>
            <w:rFonts w:ascii="Segoe UI" w:eastAsia="Times New Roman" w:hAnsi="Segoe UI" w:cs="Segoe UI"/>
            <w:color w:val="000000"/>
            <w:sz w:val="15"/>
            <w:szCs w:val="15"/>
            <w:lang w:eastAsia="en-IN"/>
          </w:rPr>
          <w:t>?</w:t>
        </w:r>
      </w:ins>
    </w:p>
    <w:p w:rsidR="004325D9" w:rsidRPr="004325D9" w:rsidRDefault="004325D9" w:rsidP="004325D9">
      <w:pPr>
        <w:spacing w:before="100" w:beforeAutospacing="1" w:after="100" w:afterAutospacing="1" w:line="240" w:lineRule="auto"/>
        <w:jc w:val="both"/>
        <w:rPr>
          <w:ins w:id="6" w:author="Unknown"/>
          <w:rFonts w:ascii="Segoe UI" w:eastAsia="Times New Roman" w:hAnsi="Segoe UI" w:cs="Segoe UI"/>
          <w:color w:val="000000"/>
          <w:sz w:val="15"/>
          <w:szCs w:val="15"/>
          <w:lang w:eastAsia="en-IN"/>
        </w:rPr>
      </w:pPr>
      <w:ins w:id="7" w:author="Unknown">
        <w:r w:rsidRPr="004325D9">
          <w:rPr>
            <w:rFonts w:ascii="Segoe UI" w:eastAsia="Times New Roman" w:hAnsi="Segoe UI" w:cs="Segoe UI"/>
            <w:color w:val="000000"/>
            <w:sz w:val="15"/>
            <w:szCs w:val="15"/>
            <w:lang w:eastAsia="en-IN"/>
          </w:rPr>
          <w:t>If you are one of those who love to turn the pages long sealed and kept hidden from the human eye, if the word ‘</w:t>
        </w:r>
        <w:r w:rsidRPr="004325D9">
          <w:rPr>
            <w:rFonts w:ascii="Segoe UI" w:eastAsia="Times New Roman" w:hAnsi="Segoe UI" w:cs="Segoe UI"/>
            <w:b/>
            <w:bCs/>
            <w:color w:val="000000"/>
            <w:sz w:val="15"/>
            <w:lang w:eastAsia="en-IN"/>
          </w:rPr>
          <w:t>supernatural</w:t>
        </w:r>
        <w:r w:rsidRPr="004325D9">
          <w:rPr>
            <w:rFonts w:ascii="Segoe UI" w:eastAsia="Times New Roman" w:hAnsi="Segoe UI" w:cs="Segoe UI"/>
            <w:color w:val="000000"/>
            <w:sz w:val="15"/>
            <w:szCs w:val="15"/>
            <w:lang w:eastAsia="en-IN"/>
          </w:rPr>
          <w:t>‘ gives you an adrenalin rush, you, my friend, like me and many others, are someone who likes to push the boundaries a little and take a peek into what’s happening in the strange, mysterious world out there. This post is for all the travellers who are done with the monotony of life and are looking forward to exploring the </w:t>
        </w:r>
        <w:r w:rsidRPr="004325D9">
          <w:rPr>
            <w:rFonts w:ascii="Segoe UI" w:eastAsia="Times New Roman" w:hAnsi="Segoe UI" w:cs="Segoe UI"/>
            <w:b/>
            <w:bCs/>
            <w:color w:val="000000"/>
            <w:sz w:val="15"/>
            <w:lang w:eastAsia="en-IN"/>
          </w:rPr>
          <w:t>unexplored</w:t>
        </w:r>
        <w:r w:rsidRPr="004325D9">
          <w:rPr>
            <w:rFonts w:ascii="Segoe UI" w:eastAsia="Times New Roman" w:hAnsi="Segoe UI" w:cs="Segoe UI"/>
            <w:color w:val="000000"/>
            <w:sz w:val="15"/>
            <w:szCs w:val="15"/>
            <w:lang w:eastAsia="en-IN"/>
          </w:rPr>
          <w:t>.</w:t>
        </w:r>
      </w:ins>
    </w:p>
    <w:p w:rsidR="004325D9" w:rsidRPr="004325D9" w:rsidRDefault="004325D9" w:rsidP="004325D9">
      <w:pPr>
        <w:spacing w:before="100" w:beforeAutospacing="1" w:after="100" w:afterAutospacing="1" w:line="240" w:lineRule="auto"/>
        <w:jc w:val="both"/>
        <w:rPr>
          <w:ins w:id="8" w:author="Unknown"/>
          <w:rFonts w:ascii="Segoe UI" w:eastAsia="Times New Roman" w:hAnsi="Segoe UI" w:cs="Segoe UI"/>
          <w:color w:val="000000"/>
          <w:sz w:val="15"/>
          <w:szCs w:val="15"/>
          <w:lang w:eastAsia="en-IN"/>
        </w:rPr>
      </w:pPr>
      <w:ins w:id="9" w:author="Unknown">
        <w:r w:rsidRPr="004325D9">
          <w:rPr>
            <w:rFonts w:ascii="Segoe UI" w:eastAsia="Times New Roman" w:hAnsi="Segoe UI" w:cs="Segoe UI"/>
            <w:i/>
            <w:iCs/>
            <w:color w:val="000000"/>
            <w:sz w:val="15"/>
            <w:szCs w:val="15"/>
            <w:lang w:eastAsia="en-IN"/>
          </w:rPr>
          <w:t>Some tales can be stranger than fiction, which is why I say – At your own risk!</w:t>
        </w:r>
      </w:ins>
    </w:p>
    <w:p w:rsidR="004325D9" w:rsidRPr="004325D9" w:rsidRDefault="004325D9" w:rsidP="004325D9">
      <w:pPr>
        <w:spacing w:before="200" w:after="100" w:line="350" w:lineRule="atLeast"/>
        <w:jc w:val="both"/>
        <w:outlineLvl w:val="2"/>
        <w:rPr>
          <w:ins w:id="10" w:author="Unknown"/>
          <w:rFonts w:ascii="Arial" w:eastAsia="Times New Roman" w:hAnsi="Arial" w:cs="Arial"/>
          <w:color w:val="000000"/>
          <w:sz w:val="32"/>
          <w:szCs w:val="32"/>
          <w:lang w:eastAsia="en-IN"/>
        </w:rPr>
      </w:pPr>
      <w:ins w:id="11" w:author="Unknown">
        <w:r w:rsidRPr="004325D9">
          <w:rPr>
            <w:rFonts w:ascii="Arial" w:eastAsia="Times New Roman" w:hAnsi="Arial" w:cs="Arial"/>
            <w:color w:val="000000"/>
            <w:sz w:val="32"/>
            <w:szCs w:val="32"/>
            <w:lang w:eastAsia="en-IN"/>
          </w:rPr>
          <w:t>Here’s a wiki list of the 35 such haunted places in India carefully mapped out for your benefit.</w:t>
        </w:r>
      </w:ins>
    </w:p>
    <w:p w:rsidR="004325D9" w:rsidRPr="004325D9" w:rsidRDefault="004325D9" w:rsidP="004325D9">
      <w:pPr>
        <w:spacing w:before="200" w:after="100" w:line="400" w:lineRule="atLeast"/>
        <w:jc w:val="both"/>
        <w:outlineLvl w:val="1"/>
        <w:rPr>
          <w:ins w:id="12" w:author="Unknown"/>
          <w:rFonts w:ascii="Arial" w:eastAsia="Times New Roman" w:hAnsi="Arial" w:cs="Arial"/>
          <w:color w:val="000000"/>
          <w:sz w:val="36"/>
          <w:szCs w:val="36"/>
          <w:lang w:eastAsia="en-IN"/>
        </w:rPr>
      </w:pPr>
      <w:ins w:id="13" w:author="Unknown">
        <w:r w:rsidRPr="004325D9">
          <w:rPr>
            <w:rFonts w:ascii="Arial" w:eastAsia="Times New Roman" w:hAnsi="Arial" w:cs="Arial"/>
            <w:color w:val="000000"/>
            <w:sz w:val="36"/>
            <w:szCs w:val="36"/>
            <w:lang w:eastAsia="en-IN"/>
          </w:rPr>
          <w:t>1. Bhangarh Fort – Ajabgarh, Alwar, Rajasthan</w:t>
        </w:r>
      </w:ins>
    </w:p>
    <w:p w:rsidR="004325D9" w:rsidRPr="004325D9" w:rsidRDefault="004325D9" w:rsidP="004325D9">
      <w:pPr>
        <w:spacing w:after="0" w:line="240" w:lineRule="auto"/>
        <w:jc w:val="both"/>
        <w:rPr>
          <w:ins w:id="14"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6413500" cy="4286250"/>
            <wp:effectExtent l="19050" t="0" r="6350" b="0"/>
            <wp:docPr id="3" name="Picture 3" descr="Bhangarh, Haunted fort in Rajastha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hangarh, Haunted fort in Rajasthan India"/>
                    <pic:cNvPicPr>
                      <a:picLocks noChangeAspect="1" noChangeArrowheads="1"/>
                    </pic:cNvPicPr>
                  </pic:nvPicPr>
                  <pic:blipFill>
                    <a:blip r:embed="rId19"/>
                    <a:srcRect/>
                    <a:stretch>
                      <a:fillRect/>
                    </a:stretch>
                  </pic:blipFill>
                  <pic:spPr bwMode="auto">
                    <a:xfrm>
                      <a:off x="0" y="0"/>
                      <a:ext cx="6413500" cy="42862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15" w:author="Unknown"/>
          <w:rFonts w:ascii="Segoe UI" w:eastAsia="Times New Roman" w:hAnsi="Segoe UI" w:cs="Segoe UI"/>
          <w:color w:val="999999"/>
          <w:sz w:val="14"/>
          <w:szCs w:val="14"/>
          <w:lang w:eastAsia="en-IN"/>
        </w:rPr>
      </w:pPr>
      <w:ins w:id="16" w:author="Unknown">
        <w:r w:rsidRPr="004325D9">
          <w:rPr>
            <w:rFonts w:ascii="Segoe UI" w:eastAsia="Times New Roman" w:hAnsi="Segoe UI" w:cs="Segoe UI"/>
            <w:color w:val="999999"/>
            <w:sz w:val="14"/>
            <w:szCs w:val="14"/>
            <w:lang w:eastAsia="en-IN"/>
          </w:rPr>
          <w:t>Bhangarh Fort (</w:t>
        </w:r>
        <w:r w:rsidRPr="004325D9">
          <w:rPr>
            <w:rFonts w:ascii="Segoe UI" w:eastAsia="Times New Roman" w:hAnsi="Segoe UI" w:cs="Segoe UI"/>
            <w:color w:val="999999"/>
            <w:sz w:val="14"/>
            <w:szCs w:val="14"/>
            <w:lang w:eastAsia="en-IN"/>
          </w:rPr>
          <w:fldChar w:fldCharType="begin"/>
        </w:r>
        <w:r w:rsidRPr="004325D9">
          <w:rPr>
            <w:rFonts w:ascii="Segoe UI" w:eastAsia="Times New Roman" w:hAnsi="Segoe UI" w:cs="Segoe UI"/>
            <w:color w:val="999999"/>
            <w:sz w:val="14"/>
            <w:szCs w:val="14"/>
            <w:lang w:eastAsia="en-IN"/>
          </w:rPr>
          <w:instrText xml:space="preserve"> HYPERLINK "https://www.flickr.com/photos/parthjoshi/6659492837/in/photolist-b9tDd2-b9tzN2-b9twC4-b9tuav-b9trmZ-b9toCH-b9tkYn-b9tgRk-b9te92-b9tbpZ-b9t4w6-b9t1c6-b9sXAM-b9sV22-b9sQwe-b9sM8F-b9sJtg-b9sHPk-b9sFtx-b9sDtg-b9sBxe-b9szVv-b9syer-b9sw8F-b9stEP-b9srXM-b9spQp-b9snXV-b9skDe-b9siXK-b9shRa-b9sfNk-b9sdWH-b9sbWH-b9sa2V-b9s8xV-b9s6AT-b9s4VK-b9s2UK-b9s1kB-b9rY7v-b9rVbg-b9rU1g-b9rPxF-b9rMdr-b9rJKM-b9rGTT-b9rF22-b9rCE4-b9rA7a" \t "_blank" </w:instrText>
        </w:r>
        <w:r w:rsidRPr="004325D9">
          <w:rPr>
            <w:rFonts w:ascii="Segoe UI" w:eastAsia="Times New Roman" w:hAnsi="Segoe UI" w:cs="Segoe UI"/>
            <w:color w:val="999999"/>
            <w:sz w:val="14"/>
            <w:szCs w:val="14"/>
            <w:lang w:eastAsia="en-IN"/>
          </w:rPr>
          <w:fldChar w:fldCharType="separate"/>
        </w:r>
        <w:r w:rsidRPr="004325D9">
          <w:rPr>
            <w:rFonts w:ascii="Segoe UI" w:eastAsia="Times New Roman" w:hAnsi="Segoe UI" w:cs="Segoe UI"/>
            <w:color w:val="0090D3"/>
            <w:sz w:val="14"/>
            <w:u w:val="single"/>
            <w:lang w:eastAsia="en-IN"/>
          </w:rPr>
          <w:t>Credits</w:t>
        </w:r>
        <w:r w:rsidRPr="004325D9">
          <w:rPr>
            <w:rFonts w:ascii="Segoe UI" w:eastAsia="Times New Roman" w:hAnsi="Segoe UI" w:cs="Segoe UI"/>
            <w:color w:val="999999"/>
            <w:sz w:val="14"/>
            <w:szCs w:val="14"/>
            <w:lang w:eastAsia="en-IN"/>
          </w:rPr>
          <w:fldChar w:fldCharType="end"/>
        </w:r>
        <w:r w:rsidRPr="004325D9">
          <w:rPr>
            <w:rFonts w:ascii="Segoe UI" w:eastAsia="Times New Roman" w:hAnsi="Segoe UI" w:cs="Segoe UI"/>
            <w:color w:val="999999"/>
            <w:sz w:val="14"/>
            <w:szCs w:val="14"/>
            <w:lang w:eastAsia="en-IN"/>
          </w:rPr>
          <w:t>)</w:t>
        </w:r>
      </w:ins>
    </w:p>
    <w:p w:rsidR="004325D9" w:rsidRPr="004325D9" w:rsidRDefault="004325D9" w:rsidP="004325D9">
      <w:pPr>
        <w:spacing w:before="100" w:beforeAutospacing="1" w:after="100" w:afterAutospacing="1" w:line="240" w:lineRule="auto"/>
        <w:jc w:val="both"/>
        <w:rPr>
          <w:ins w:id="17" w:author="Unknown"/>
          <w:rFonts w:ascii="Segoe UI" w:eastAsia="Times New Roman" w:hAnsi="Segoe UI" w:cs="Segoe UI"/>
          <w:color w:val="000000"/>
          <w:sz w:val="15"/>
          <w:szCs w:val="15"/>
          <w:lang w:eastAsia="en-IN"/>
        </w:rPr>
      </w:pPr>
      <w:ins w:id="18" w:author="Unknown">
        <w:r w:rsidRPr="004325D9">
          <w:rPr>
            <w:rFonts w:ascii="Segoe UI" w:eastAsia="Times New Roman" w:hAnsi="Segoe UI" w:cs="Segoe UI"/>
            <w:color w:val="000000"/>
            <w:sz w:val="15"/>
            <w:szCs w:val="15"/>
            <w:lang w:eastAsia="en-IN"/>
          </w:rPr>
          <w:t>The ghost town of </w:t>
        </w:r>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"https://www.holidify.com/alwar/sightseeing-and-things-to-do.html" \l "Bhangarh Fort" \t "_blank"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0090D3"/>
            <w:sz w:val="15"/>
            <w:u w:val="single"/>
            <w:lang w:eastAsia="en-IN"/>
          </w:rPr>
          <w:t>Bhangarh</w:t>
        </w:r>
        <w:r w:rsidRPr="004325D9">
          <w:rPr>
            <w:rFonts w:ascii="Segoe UI" w:eastAsia="Times New Roman" w:hAnsi="Segoe UI" w:cs="Segoe UI"/>
            <w:color w:val="000000"/>
            <w:sz w:val="15"/>
            <w:szCs w:val="15"/>
            <w:lang w:eastAsia="en-IN"/>
          </w:rPr>
          <w:fldChar w:fldCharType="end"/>
        </w:r>
        <w:r w:rsidRPr="004325D9">
          <w:rPr>
            <w:rFonts w:ascii="Segoe UI" w:eastAsia="Times New Roman" w:hAnsi="Segoe UI" w:cs="Segoe UI"/>
            <w:color w:val="000000"/>
            <w:sz w:val="15"/>
            <w:szCs w:val="15"/>
            <w:lang w:eastAsia="en-IN"/>
          </w:rPr>
          <w:t> is one of the </w:t>
        </w:r>
        <w:r w:rsidRPr="004325D9">
          <w:rPr>
            <w:rFonts w:ascii="Segoe UI" w:eastAsia="Times New Roman" w:hAnsi="Segoe UI" w:cs="Segoe UI"/>
            <w:b/>
            <w:bCs/>
            <w:i/>
            <w:iCs/>
            <w:color w:val="000000"/>
            <w:sz w:val="15"/>
            <w:lang w:eastAsia="en-IN"/>
          </w:rPr>
          <w:t>scariest, spookiest places</w:t>
        </w:r>
        <w:r w:rsidRPr="004325D9">
          <w:rPr>
            <w:rFonts w:ascii="Segoe UI" w:eastAsia="Times New Roman" w:hAnsi="Segoe UI" w:cs="Segoe UI"/>
            <w:color w:val="000000"/>
            <w:sz w:val="15"/>
            <w:szCs w:val="15"/>
            <w:lang w:eastAsia="en-IN"/>
          </w:rPr>
          <w:t> you could possibly imagine, not to mention, one of the </w:t>
        </w:r>
        <w:r w:rsidRPr="004325D9">
          <w:rPr>
            <w:rFonts w:ascii="Segoe UI" w:eastAsia="Times New Roman" w:hAnsi="Segoe UI" w:cs="Segoe UI"/>
            <w:b/>
            <w:bCs/>
            <w:color w:val="000000"/>
            <w:sz w:val="15"/>
            <w:lang w:eastAsia="en-IN"/>
          </w:rPr>
          <w:t>most haunted places in India</w:t>
        </w:r>
        <w:r w:rsidRPr="004325D9">
          <w:rPr>
            <w:rFonts w:ascii="Segoe UI" w:eastAsia="Times New Roman" w:hAnsi="Segoe UI" w:cs="Segoe UI"/>
            <w:color w:val="000000"/>
            <w:sz w:val="15"/>
            <w:szCs w:val="15"/>
            <w:lang w:eastAsia="en-IN"/>
          </w:rPr>
          <w:t>. Situated near a popular forest, this town is now slowly luring visitors from around the area, and country, for all the wrong reasons.</w:t>
        </w:r>
        <w:r w:rsidRPr="004325D9">
          <w:rPr>
            <w:rFonts w:ascii="Segoe UI" w:eastAsia="Times New Roman" w:hAnsi="Segoe UI" w:cs="Segoe UI"/>
            <w:color w:val="000000"/>
            <w:sz w:val="15"/>
            <w:szCs w:val="15"/>
            <w:lang w:eastAsia="en-IN"/>
          </w:rPr>
          <w:br/>
          <w:t>It should be noted that if you decide to visit this place after the sun has gone down, you won’t be allowed to. In fact, there is a strict warning about how </w:t>
        </w:r>
        <w:r w:rsidRPr="004325D9">
          <w:rPr>
            <w:rFonts w:ascii="Segoe UI" w:eastAsia="Times New Roman" w:hAnsi="Segoe UI" w:cs="Segoe UI"/>
            <w:b/>
            <w:bCs/>
            <w:color w:val="000000"/>
            <w:sz w:val="15"/>
            <w:lang w:eastAsia="en-IN"/>
          </w:rPr>
          <w:t>dangerous</w:t>
        </w:r>
        <w:r w:rsidRPr="004325D9">
          <w:rPr>
            <w:rFonts w:ascii="Segoe UI" w:eastAsia="Times New Roman" w:hAnsi="Segoe UI" w:cs="Segoe UI"/>
            <w:color w:val="000000"/>
            <w:sz w:val="15"/>
            <w:szCs w:val="15"/>
            <w:lang w:eastAsia="en-IN"/>
          </w:rPr>
          <w:t> this place becomes after sunset.</w:t>
        </w:r>
        <w:r w:rsidRPr="004325D9">
          <w:rPr>
            <w:rFonts w:ascii="Segoe UI" w:eastAsia="Times New Roman" w:hAnsi="Segoe UI" w:cs="Segoe UI"/>
            <w:color w:val="000000"/>
            <w:sz w:val="15"/>
            <w:szCs w:val="15"/>
            <w:lang w:eastAsia="en-IN"/>
          </w:rPr>
          <w:br/>
          <w:t>The story which this town is well-known for tells the tale of a </w:t>
        </w:r>
        <w:r w:rsidRPr="004325D9">
          <w:rPr>
            <w:rFonts w:ascii="Segoe UI" w:eastAsia="Times New Roman" w:hAnsi="Segoe UI" w:cs="Segoe UI"/>
            <w:i/>
            <w:iCs/>
            <w:color w:val="000000"/>
            <w:sz w:val="15"/>
            <w:lang w:eastAsia="en-IN"/>
          </w:rPr>
          <w:t>magician who fell in love</w:t>
        </w:r>
        <w:r w:rsidRPr="004325D9">
          <w:rPr>
            <w:rFonts w:ascii="Segoe UI" w:eastAsia="Times New Roman" w:hAnsi="Segoe UI" w:cs="Segoe UI"/>
            <w:color w:val="000000"/>
            <w:sz w:val="15"/>
            <w:szCs w:val="15"/>
            <w:lang w:eastAsia="en-IN"/>
          </w:rPr>
          <w:t> with the local princess of the area even though their match was impossible. Being quite the master of </w:t>
        </w:r>
        <w:r w:rsidRPr="004325D9">
          <w:rPr>
            <w:rFonts w:ascii="Segoe UI" w:eastAsia="Times New Roman" w:hAnsi="Segoe UI" w:cs="Segoe UI"/>
            <w:b/>
            <w:bCs/>
            <w:color w:val="000000"/>
            <w:sz w:val="15"/>
            <w:lang w:eastAsia="en-IN"/>
          </w:rPr>
          <w:t>dark magic</w:t>
        </w:r>
        <w:r w:rsidRPr="004325D9">
          <w:rPr>
            <w:rFonts w:ascii="Segoe UI" w:eastAsia="Times New Roman" w:hAnsi="Segoe UI" w:cs="Segoe UI"/>
            <w:color w:val="000000"/>
            <w:sz w:val="15"/>
            <w:szCs w:val="15"/>
            <w:lang w:eastAsia="en-IN"/>
          </w:rPr>
          <w:t>, he decided to cast a spell on her to make her surrender to him. However, the princess learned of his plans and found a way to kill him. Before his death, however, the magician cast a dark spell on the palace which caused its doom.</w:t>
        </w:r>
        <w:r w:rsidRPr="004325D9">
          <w:rPr>
            <w:rFonts w:ascii="Segoe UI" w:eastAsia="Times New Roman" w:hAnsi="Segoe UI" w:cs="Segoe UI"/>
            <w:color w:val="000000"/>
            <w:sz w:val="15"/>
            <w:szCs w:val="15"/>
            <w:lang w:eastAsia="en-IN"/>
          </w:rPr>
          <w:br/>
          <w:t>Despite Bhangarh Fort being regarded as one of the</w:t>
        </w:r>
        <w:r w:rsidRPr="004325D9">
          <w:rPr>
            <w:rFonts w:ascii="Segoe UI" w:eastAsia="Times New Roman" w:hAnsi="Segoe UI" w:cs="Segoe UI"/>
            <w:b/>
            <w:bCs/>
            <w:color w:val="000000"/>
            <w:sz w:val="15"/>
            <w:lang w:eastAsia="en-IN"/>
          </w:rPr>
          <w:t> most horror haunted places in India</w:t>
        </w:r>
        <w:r w:rsidRPr="004325D9">
          <w:rPr>
            <w:rFonts w:ascii="Segoe UI" w:eastAsia="Times New Roman" w:hAnsi="Segoe UI" w:cs="Segoe UI"/>
            <w:color w:val="000000"/>
            <w:sz w:val="15"/>
            <w:szCs w:val="15"/>
            <w:lang w:eastAsia="en-IN"/>
          </w:rPr>
          <w:t> has been officially promoted as a </w:t>
        </w:r>
        <w:r w:rsidRPr="004325D9">
          <w:rPr>
            <w:rFonts w:ascii="Segoe UI" w:eastAsia="Times New Roman" w:hAnsi="Segoe UI" w:cs="Segoe UI"/>
            <w:b/>
            <w:bCs/>
            <w:color w:val="000000"/>
            <w:sz w:val="15"/>
            <w:lang w:eastAsia="en-IN"/>
          </w:rPr>
          <w:t>tourist destination</w:t>
        </w:r>
        <w:r w:rsidRPr="004325D9">
          <w:rPr>
            <w:rFonts w:ascii="Segoe UI" w:eastAsia="Times New Roman" w:hAnsi="Segoe UI" w:cs="Segoe UI"/>
            <w:color w:val="000000"/>
            <w:sz w:val="15"/>
            <w:szCs w:val="15"/>
            <w:lang w:eastAsia="en-IN"/>
          </w:rPr>
          <w:t>. However, once the night falls and the darkness takes over, this place becomes deserted, leaving it prey to the supposed ‘supernatural’. </w:t>
        </w:r>
        <w:r w:rsidRPr="004325D9">
          <w:rPr>
            <w:rFonts w:ascii="Segoe UI" w:eastAsia="Times New Roman" w:hAnsi="Segoe UI" w:cs="Segoe UI"/>
            <w:b/>
            <w:bCs/>
            <w:color w:val="000000"/>
            <w:sz w:val="15"/>
            <w:lang w:eastAsia="en-IN"/>
          </w:rPr>
          <w:t>The mystery of Bhangarh Fort</w:t>
        </w:r>
        <w:r w:rsidRPr="004325D9">
          <w:rPr>
            <w:rFonts w:ascii="Segoe UI" w:eastAsia="Times New Roman" w:hAnsi="Segoe UI" w:cs="Segoe UI"/>
            <w:color w:val="000000"/>
            <w:sz w:val="15"/>
            <w:szCs w:val="15"/>
            <w:lang w:eastAsia="en-IN"/>
          </w:rPr>
          <w:t> also featured on a TV show and you can have a look at the </w:t>
        </w:r>
        <w:r w:rsidRPr="004325D9">
          <w:rPr>
            <w:rFonts w:ascii="Segoe UI" w:eastAsia="Times New Roman" w:hAnsi="Segoe UI" w:cs="Segoe UI"/>
            <w:b/>
            <w:bCs/>
            <w:color w:val="000000"/>
            <w:sz w:val="15"/>
            <w:lang w:eastAsia="en-IN"/>
          </w:rPr>
          <w:t>most haunted place in India’s video</w:t>
        </w:r>
        <w:r w:rsidRPr="004325D9">
          <w:rPr>
            <w:rFonts w:ascii="Segoe UI" w:eastAsia="Times New Roman" w:hAnsi="Segoe UI" w:cs="Segoe UI"/>
            <w:color w:val="000000"/>
            <w:sz w:val="15"/>
            <w:szCs w:val="15"/>
            <w:lang w:eastAsia="en-IN"/>
          </w:rPr>
          <w:t> yourself. (link at the bottom)</w:t>
        </w:r>
      </w:ins>
    </w:p>
    <w:p w:rsidR="004325D9" w:rsidRPr="004325D9" w:rsidRDefault="004325D9" w:rsidP="004325D9">
      <w:pPr>
        <w:spacing w:before="100" w:beforeAutospacing="1" w:after="100" w:afterAutospacing="1" w:line="240" w:lineRule="auto"/>
        <w:jc w:val="both"/>
        <w:rPr>
          <w:ins w:id="19" w:author="Unknown"/>
          <w:rFonts w:ascii="Segoe UI" w:eastAsia="Times New Roman" w:hAnsi="Segoe UI" w:cs="Segoe UI"/>
          <w:color w:val="000000"/>
          <w:sz w:val="15"/>
          <w:szCs w:val="15"/>
          <w:lang w:eastAsia="en-IN"/>
        </w:rPr>
      </w:pPr>
      <w:ins w:id="20"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"https://www.youtube.com/watch?v=3Sr7KsfAFgI" \t "_blank"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0090D3"/>
            <w:sz w:val="15"/>
            <w:u w:val="single"/>
            <w:lang w:eastAsia="en-IN"/>
          </w:rPr>
          <w:t> Most Haunted Place in India’s Video</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spacing w:before="200" w:after="100" w:line="350" w:lineRule="atLeast"/>
        <w:jc w:val="both"/>
        <w:outlineLvl w:val="2"/>
        <w:rPr>
          <w:ins w:id="21" w:author="Unknown"/>
          <w:rFonts w:ascii="Arial" w:eastAsia="Times New Roman" w:hAnsi="Arial" w:cs="Arial"/>
          <w:color w:val="000000"/>
          <w:sz w:val="32"/>
          <w:szCs w:val="32"/>
          <w:lang w:eastAsia="en-IN"/>
        </w:rPr>
      </w:pPr>
      <w:ins w:id="22" w:author="Unknown">
        <w:r w:rsidRPr="004325D9">
          <w:rPr>
            <w:rFonts w:ascii="Arial" w:eastAsia="Times New Roman" w:hAnsi="Arial" w:cs="Arial"/>
            <w:color w:val="339966"/>
            <w:sz w:val="32"/>
            <w:szCs w:val="32"/>
            <w:lang w:eastAsia="en-IN"/>
          </w:rPr>
          <w:fldChar w:fldCharType="begin"/>
        </w:r>
        <w:r w:rsidRPr="004325D9">
          <w:rPr>
            <w:rFonts w:ascii="Arial" w:eastAsia="Times New Roman" w:hAnsi="Arial" w:cs="Arial"/>
            <w:color w:val="339966"/>
            <w:sz w:val="32"/>
            <w:szCs w:val="32"/>
            <w:lang w:eastAsia="en-IN"/>
          </w:rPr>
          <w:instrText xml:space="preserve"> HYPERLINK "https://www.holidify.com/" </w:instrText>
        </w:r>
        <w:r w:rsidRPr="004325D9">
          <w:rPr>
            <w:rFonts w:ascii="Arial" w:eastAsia="Times New Roman" w:hAnsi="Arial" w:cs="Arial"/>
            <w:color w:val="339966"/>
            <w:sz w:val="32"/>
            <w:szCs w:val="32"/>
            <w:lang w:eastAsia="en-IN"/>
          </w:rPr>
          <w:fldChar w:fldCharType="separate"/>
        </w:r>
        <w:r w:rsidRPr="004325D9">
          <w:rPr>
            <w:rFonts w:ascii="Arial" w:eastAsia="Times New Roman" w:hAnsi="Arial" w:cs="Arial"/>
            <w:color w:val="339966"/>
            <w:sz w:val="32"/>
            <w:u w:val="single"/>
            <w:lang w:eastAsia="en-IN"/>
          </w:rPr>
          <w:t>Find more Hidden Destinations in India, visit Holidify.com</w:t>
        </w:r>
        <w:r w:rsidRPr="004325D9">
          <w:rPr>
            <w:rFonts w:ascii="Arial" w:eastAsia="Times New Roman" w:hAnsi="Arial" w:cs="Arial"/>
            <w:color w:val="339966"/>
            <w:sz w:val="32"/>
            <w:szCs w:val="32"/>
            <w:lang w:eastAsia="en-IN"/>
          </w:rPr>
          <w:fldChar w:fldCharType="end"/>
        </w:r>
      </w:ins>
    </w:p>
    <w:p w:rsidR="004325D9" w:rsidRPr="004325D9" w:rsidRDefault="004325D9" w:rsidP="004325D9">
      <w:pPr>
        <w:spacing w:before="100" w:beforeAutospacing="1" w:after="100" w:afterAutospacing="1" w:line="240" w:lineRule="auto"/>
        <w:jc w:val="both"/>
        <w:rPr>
          <w:ins w:id="23" w:author="Unknown"/>
          <w:rFonts w:ascii="Segoe UI" w:eastAsia="Times New Roman" w:hAnsi="Segoe UI" w:cs="Segoe UI"/>
          <w:color w:val="000000"/>
          <w:sz w:val="15"/>
          <w:szCs w:val="15"/>
          <w:lang w:eastAsia="en-IN"/>
        </w:rPr>
      </w:pPr>
      <w:ins w:id="24"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25" w:author="Unknown"/>
          <w:rFonts w:ascii="Arial" w:eastAsia="Times New Roman" w:hAnsi="Arial" w:cs="Arial"/>
          <w:color w:val="000000"/>
          <w:sz w:val="36"/>
          <w:szCs w:val="36"/>
          <w:lang w:eastAsia="en-IN"/>
        </w:rPr>
      </w:pPr>
      <w:ins w:id="26" w:author="Unknown">
        <w:r w:rsidRPr="004325D9">
          <w:rPr>
            <w:rFonts w:ascii="Arial" w:eastAsia="Times New Roman" w:hAnsi="Arial" w:cs="Arial"/>
            <w:color w:val="000000"/>
            <w:sz w:val="36"/>
            <w:szCs w:val="36"/>
            <w:lang w:eastAsia="en-IN"/>
          </w:rPr>
          <w:t>2. Kuldhara – Rajasthan</w:t>
        </w:r>
      </w:ins>
    </w:p>
    <w:p w:rsidR="004325D9" w:rsidRPr="004325D9" w:rsidRDefault="004325D9" w:rsidP="004325D9">
      <w:pPr>
        <w:spacing w:after="0" w:line="240" w:lineRule="auto"/>
        <w:jc w:val="both"/>
        <w:rPr>
          <w:ins w:id="27"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6413500" cy="4286250"/>
            <wp:effectExtent l="19050" t="0" r="6350" b="0"/>
            <wp:docPr id="4" name="Picture 4" descr="Kuldahra, Haunted place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uldahra, Haunted places in india"/>
                    <pic:cNvPicPr>
                      <a:picLocks noChangeAspect="1" noChangeArrowheads="1"/>
                    </pic:cNvPicPr>
                  </pic:nvPicPr>
                  <pic:blipFill>
                    <a:blip r:embed="rId20"/>
                    <a:srcRect/>
                    <a:stretch>
                      <a:fillRect/>
                    </a:stretch>
                  </pic:blipFill>
                  <pic:spPr bwMode="auto">
                    <a:xfrm>
                      <a:off x="0" y="0"/>
                      <a:ext cx="6413500" cy="42862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28" w:author="Unknown"/>
          <w:rFonts w:ascii="Segoe UI" w:eastAsia="Times New Roman" w:hAnsi="Segoe UI" w:cs="Segoe UI"/>
          <w:color w:val="999999"/>
          <w:sz w:val="14"/>
          <w:szCs w:val="14"/>
          <w:lang w:eastAsia="en-IN"/>
        </w:rPr>
      </w:pPr>
      <w:ins w:id="29" w:author="Unknown">
        <w:r w:rsidRPr="004325D9">
          <w:rPr>
            <w:rFonts w:ascii="Segoe UI" w:eastAsia="Times New Roman" w:hAnsi="Segoe UI" w:cs="Segoe UI"/>
            <w:color w:val="999999"/>
            <w:sz w:val="14"/>
            <w:szCs w:val="14"/>
            <w:lang w:eastAsia="en-IN"/>
          </w:rPr>
          <w:t>Remains of the abandoned village (</w:t>
        </w:r>
        <w:r w:rsidRPr="004325D9">
          <w:rPr>
            <w:rFonts w:ascii="Segoe UI" w:eastAsia="Times New Roman" w:hAnsi="Segoe UI" w:cs="Segoe UI"/>
            <w:color w:val="999999"/>
            <w:sz w:val="14"/>
            <w:szCs w:val="14"/>
            <w:lang w:eastAsia="en-IN"/>
          </w:rPr>
          <w:fldChar w:fldCharType="begin"/>
        </w:r>
        <w:r w:rsidRPr="004325D9">
          <w:rPr>
            <w:rFonts w:ascii="Segoe UI" w:eastAsia="Times New Roman" w:hAnsi="Segoe UI" w:cs="Segoe UI"/>
            <w:color w:val="999999"/>
            <w:sz w:val="14"/>
            <w:szCs w:val="14"/>
            <w:lang w:eastAsia="en-IN"/>
          </w:rPr>
          <w:instrText xml:space="preserve"> HYPERLINK "https://www.flickr.com/photos/gusilu/5306247514/in/photolist-95TUw7-95TVDW-95TVxJ-95TVnG-95QT1n-95QSTg-95TURW-95QSse-95TUou-95QRZ6-7RSwT9-7RSv5L-7RSu21-7RPdeH-7RSrxh-7RSqkb-7RPiN6-7RPgtF-7tp2Ad-95TUgy-7tem14-dGRdYg-dGWGgm-dGRgoz-dGRgcc-dGWFRY-dGRfYx-dGWFE5-dGWFxo-dGRfBP-dGRfsT-dGRfor-dGRfj6-dGWEWm-dGWEPw-dGReXx-dGReRn-dGReDz-dGRevM-dGRerP-dGWE2G-dGRebM-dGWDQb-dGRdS6-dGWDwf-dGRdGv-dGRdAt-dGRdsp-dGWDbh-dGRdhZ" \t "_blank" </w:instrText>
        </w:r>
        <w:r w:rsidRPr="004325D9">
          <w:rPr>
            <w:rFonts w:ascii="Segoe UI" w:eastAsia="Times New Roman" w:hAnsi="Segoe UI" w:cs="Segoe UI"/>
            <w:color w:val="999999"/>
            <w:sz w:val="14"/>
            <w:szCs w:val="14"/>
            <w:lang w:eastAsia="en-IN"/>
          </w:rPr>
          <w:fldChar w:fldCharType="separate"/>
        </w:r>
        <w:r w:rsidRPr="004325D9">
          <w:rPr>
            <w:rFonts w:ascii="Segoe UI" w:eastAsia="Times New Roman" w:hAnsi="Segoe UI" w:cs="Segoe UI"/>
            <w:color w:val="0090D3"/>
            <w:sz w:val="14"/>
            <w:u w:val="single"/>
            <w:lang w:eastAsia="en-IN"/>
          </w:rPr>
          <w:t>Credits</w:t>
        </w:r>
        <w:r w:rsidRPr="004325D9">
          <w:rPr>
            <w:rFonts w:ascii="Segoe UI" w:eastAsia="Times New Roman" w:hAnsi="Segoe UI" w:cs="Segoe UI"/>
            <w:color w:val="999999"/>
            <w:sz w:val="14"/>
            <w:szCs w:val="14"/>
            <w:lang w:eastAsia="en-IN"/>
          </w:rPr>
          <w:fldChar w:fldCharType="end"/>
        </w:r>
        <w:r w:rsidRPr="004325D9">
          <w:rPr>
            <w:rFonts w:ascii="Segoe UI" w:eastAsia="Times New Roman" w:hAnsi="Segoe UI" w:cs="Segoe UI"/>
            <w:color w:val="999999"/>
            <w:sz w:val="14"/>
            <w:szCs w:val="14"/>
            <w:lang w:eastAsia="en-IN"/>
          </w:rPr>
          <w:t>)</w:t>
        </w:r>
      </w:ins>
    </w:p>
    <w:p w:rsidR="004325D9" w:rsidRPr="004325D9" w:rsidRDefault="004325D9" w:rsidP="004325D9">
      <w:pPr>
        <w:spacing w:before="100" w:beforeAutospacing="1" w:after="100" w:afterAutospacing="1" w:line="240" w:lineRule="auto"/>
        <w:jc w:val="both"/>
        <w:rPr>
          <w:ins w:id="30" w:author="Unknown"/>
          <w:rFonts w:ascii="Segoe UI" w:eastAsia="Times New Roman" w:hAnsi="Segoe UI" w:cs="Segoe UI"/>
          <w:color w:val="000000"/>
          <w:sz w:val="15"/>
          <w:szCs w:val="15"/>
          <w:lang w:eastAsia="en-IN"/>
        </w:rPr>
      </w:pPr>
      <w:ins w:id="31" w:author="Unknown">
        <w:r w:rsidRPr="004325D9">
          <w:rPr>
            <w:rFonts w:ascii="Segoe UI" w:eastAsia="Times New Roman" w:hAnsi="Segoe UI" w:cs="Segoe UI"/>
            <w:color w:val="000000"/>
            <w:sz w:val="15"/>
            <w:szCs w:val="15"/>
            <w:lang w:eastAsia="en-IN"/>
          </w:rPr>
          <w:t>The village of </w:t>
        </w:r>
        <w:r w:rsidRPr="004325D9">
          <w:rPr>
            <w:rFonts w:ascii="Segoe UI" w:eastAsia="Times New Roman" w:hAnsi="Segoe UI" w:cs="Segoe UI"/>
            <w:b/>
            <w:bCs/>
            <w:color w:val="000000"/>
            <w:sz w:val="15"/>
            <w:lang w:eastAsia="en-IN"/>
          </w:rPr>
          <w:t>Kuldhara</w:t>
        </w:r>
        <w:r w:rsidRPr="004325D9">
          <w:rPr>
            <w:rFonts w:ascii="Segoe UI" w:eastAsia="Times New Roman" w:hAnsi="Segoe UI" w:cs="Segoe UI"/>
            <w:color w:val="000000"/>
            <w:sz w:val="15"/>
            <w:szCs w:val="15"/>
            <w:lang w:eastAsia="en-IN"/>
          </w:rPr>
          <w:t> is popularly known to be a deserted ghost village that has been </w:t>
        </w:r>
        <w:r w:rsidRPr="004325D9">
          <w:rPr>
            <w:rFonts w:ascii="Segoe UI" w:eastAsia="Times New Roman" w:hAnsi="Segoe UI" w:cs="Segoe UI"/>
            <w:b/>
            <w:bCs/>
            <w:color w:val="000000"/>
            <w:sz w:val="15"/>
            <w:lang w:eastAsia="en-IN"/>
          </w:rPr>
          <w:t>abandoned since 1800s.</w:t>
        </w:r>
        <w:r w:rsidRPr="004325D9">
          <w:rPr>
            <w:rFonts w:ascii="Segoe UI" w:eastAsia="Times New Roman" w:hAnsi="Segoe UI" w:cs="Segoe UI"/>
            <w:color w:val="000000"/>
            <w:sz w:val="15"/>
            <w:szCs w:val="15"/>
            <w:lang w:eastAsia="en-IN"/>
          </w:rPr>
          <w:t> It is said to carry a curse of the villagers who vanished from there overnight, after having lived there for over 7 centuries.</w:t>
        </w:r>
        <w:r w:rsidRPr="004325D9">
          <w:rPr>
            <w:rFonts w:ascii="Segoe UI" w:eastAsia="Times New Roman" w:hAnsi="Segoe UI" w:cs="Segoe UI"/>
            <w:color w:val="000000"/>
            <w:sz w:val="15"/>
            <w:szCs w:val="15"/>
            <w:lang w:eastAsia="en-IN"/>
          </w:rPr>
          <w:br/>
          <w:t>The village lies in </w:t>
        </w:r>
        <w:r w:rsidRPr="004325D9">
          <w:rPr>
            <w:rFonts w:ascii="Segoe UI" w:eastAsia="Times New Roman" w:hAnsi="Segoe UI" w:cs="Segoe UI"/>
            <w:b/>
            <w:bCs/>
            <w:color w:val="000000"/>
            <w:sz w:val="15"/>
            <w:lang w:eastAsia="en-IN"/>
          </w:rPr>
          <w:t>ruins</w:t>
        </w:r>
        <w:r w:rsidRPr="004325D9">
          <w:rPr>
            <w:rFonts w:ascii="Segoe UI" w:eastAsia="Times New Roman" w:hAnsi="Segoe UI" w:cs="Segoe UI"/>
            <w:color w:val="000000"/>
            <w:sz w:val="15"/>
            <w:szCs w:val="15"/>
            <w:lang w:eastAsia="en-IN"/>
          </w:rPr>
          <w:t>, established in 1291 by the Paliwal Brahmins, who were a very prosperous clan and were known for their business acumen and agricultural knowledge. It has been said that one night in 1825 all the people in Kuldhara and nearby 83 villages vanished in dark. All of a sudden and without any </w:t>
        </w:r>
        <w:r w:rsidRPr="004325D9">
          <w:rPr>
            <w:rFonts w:ascii="Segoe UI" w:eastAsia="Times New Roman" w:hAnsi="Segoe UI" w:cs="Segoe UI"/>
            <w:b/>
            <w:bCs/>
            <w:color w:val="000000"/>
            <w:sz w:val="15"/>
            <w:lang w:eastAsia="en-IN"/>
          </w:rPr>
          <w:t>warning</w:t>
        </w:r>
        <w:r w:rsidRPr="004325D9">
          <w:rPr>
            <w:rFonts w:ascii="Segoe UI" w:eastAsia="Times New Roman" w:hAnsi="Segoe UI" w:cs="Segoe UI"/>
            <w:color w:val="000000"/>
            <w:sz w:val="15"/>
            <w:szCs w:val="15"/>
            <w:lang w:eastAsia="en-IN"/>
          </w:rPr>
          <w:t>.</w:t>
        </w:r>
        <w:r w:rsidRPr="004325D9">
          <w:rPr>
            <w:rFonts w:ascii="Segoe UI" w:eastAsia="Times New Roman" w:hAnsi="Segoe UI" w:cs="Segoe UI"/>
            <w:color w:val="000000"/>
            <w:sz w:val="15"/>
            <w:szCs w:val="15"/>
            <w:lang w:eastAsia="en-IN"/>
          </w:rPr>
          <w:br/>
          <w:t>Tales about this mystery include the fact that Salim Singh, the minister of the state, once visited this village and fell in love with the beautiful daughter of chieftain wanting to marry her. The minister threatened the villagers by saying that if they did not marry the girl to him, he would levy huge taxes. The chief of the village along with those of adjoining villages decided to abandon and migrate elsewhere to protect the girl’s honour. Nobody saw them leave nor did anyone figure where they went, they simply vanished. It is said that the villagers also cast a spell on the village as they left, cursing anyone who tried to inhabit the land.</w:t>
        </w:r>
      </w:ins>
    </w:p>
    <w:p w:rsidR="004325D9" w:rsidRPr="004325D9" w:rsidRDefault="004325D9" w:rsidP="004325D9">
      <w:pPr>
        <w:spacing w:before="100" w:beforeAutospacing="1" w:after="100" w:afterAutospacing="1" w:line="240" w:lineRule="auto"/>
        <w:jc w:val="both"/>
        <w:rPr>
          <w:ins w:id="32" w:author="Unknown"/>
          <w:rFonts w:ascii="Segoe UI" w:eastAsia="Times New Roman" w:hAnsi="Segoe UI" w:cs="Segoe UI"/>
          <w:color w:val="000000"/>
          <w:sz w:val="15"/>
          <w:szCs w:val="15"/>
          <w:lang w:eastAsia="en-IN"/>
        </w:rPr>
      </w:pPr>
      <w:ins w:id="33"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34" w:author="Unknown"/>
          <w:rFonts w:ascii="Arial" w:eastAsia="Times New Roman" w:hAnsi="Arial" w:cs="Arial"/>
          <w:color w:val="000000"/>
          <w:sz w:val="36"/>
          <w:szCs w:val="36"/>
          <w:lang w:eastAsia="en-IN"/>
        </w:rPr>
      </w:pPr>
      <w:ins w:id="35" w:author="Unknown">
        <w:r w:rsidRPr="004325D9">
          <w:rPr>
            <w:rFonts w:ascii="Arial" w:eastAsia="Times New Roman" w:hAnsi="Arial" w:cs="Arial"/>
            <w:color w:val="000000"/>
            <w:sz w:val="36"/>
            <w:szCs w:val="36"/>
            <w:lang w:eastAsia="en-IN"/>
          </w:rPr>
          <w:t>3. D’Souza Chawl in Mahim – Mumbai</w:t>
        </w:r>
      </w:ins>
    </w:p>
    <w:p w:rsidR="004325D9" w:rsidRPr="004325D9" w:rsidRDefault="004325D9" w:rsidP="004325D9">
      <w:pPr>
        <w:spacing w:after="0" w:line="240" w:lineRule="auto"/>
        <w:jc w:val="both"/>
        <w:rPr>
          <w:ins w:id="36"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5619750" cy="4210050"/>
            <wp:effectExtent l="19050" t="0" r="0" b="0"/>
            <wp:docPr id="5" name="Picture 5" descr="D'Souza Chawl - haunted place in Mum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ouza Chawl - haunted place in Mumbai"/>
                    <pic:cNvPicPr>
                      <a:picLocks noChangeAspect="1" noChangeArrowheads="1"/>
                    </pic:cNvPicPr>
                  </pic:nvPicPr>
                  <pic:blipFill>
                    <a:blip r:embed="rId21"/>
                    <a:srcRect/>
                    <a:stretch>
                      <a:fillRect/>
                    </a:stretch>
                  </pic:blipFill>
                  <pic:spPr bwMode="auto">
                    <a:xfrm>
                      <a:off x="0" y="0"/>
                      <a:ext cx="5619750" cy="42100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37" w:author="Unknown"/>
          <w:rFonts w:ascii="Segoe UI" w:eastAsia="Times New Roman" w:hAnsi="Segoe UI" w:cs="Segoe UI"/>
          <w:color w:val="999999"/>
          <w:sz w:val="14"/>
          <w:szCs w:val="14"/>
          <w:lang w:eastAsia="en-IN"/>
        </w:rPr>
      </w:pPr>
      <w:ins w:id="38" w:author="Unknown">
        <w:r w:rsidRPr="004325D9">
          <w:rPr>
            <w:rFonts w:ascii="Segoe UI" w:eastAsia="Times New Roman" w:hAnsi="Segoe UI" w:cs="Segoe UI"/>
            <w:color w:val="999999"/>
            <w:sz w:val="14"/>
            <w:szCs w:val="14"/>
            <w:lang w:eastAsia="en-IN"/>
          </w:rPr>
          <w:t>D’Souza Chawl</w:t>
        </w:r>
      </w:ins>
    </w:p>
    <w:p w:rsidR="004325D9" w:rsidRPr="004325D9" w:rsidRDefault="004325D9" w:rsidP="004325D9">
      <w:pPr>
        <w:spacing w:before="100" w:beforeAutospacing="1" w:after="100" w:afterAutospacing="1" w:line="240" w:lineRule="auto"/>
        <w:jc w:val="both"/>
        <w:rPr>
          <w:ins w:id="39" w:author="Unknown"/>
          <w:rFonts w:ascii="Segoe UI" w:eastAsia="Times New Roman" w:hAnsi="Segoe UI" w:cs="Segoe UI"/>
          <w:color w:val="000000"/>
          <w:sz w:val="15"/>
          <w:szCs w:val="15"/>
          <w:lang w:eastAsia="en-IN"/>
        </w:rPr>
      </w:pPr>
      <w:ins w:id="40" w:author="Unknown">
        <w:r w:rsidRPr="004325D9">
          <w:rPr>
            <w:rFonts w:ascii="Segoe UI" w:eastAsia="Times New Roman" w:hAnsi="Segoe UI" w:cs="Segoe UI"/>
            <w:color w:val="000000"/>
            <w:sz w:val="15"/>
            <w:szCs w:val="15"/>
            <w:lang w:eastAsia="en-IN"/>
          </w:rPr>
          <w:t>Owing to </w:t>
        </w:r>
        <w:r w:rsidRPr="004325D9">
          <w:rPr>
            <w:rFonts w:ascii="Segoe UI" w:eastAsia="Times New Roman" w:hAnsi="Segoe UI" w:cs="Segoe UI"/>
            <w:b/>
            <w:bCs/>
            <w:color w:val="000000"/>
            <w:sz w:val="15"/>
            <w:lang w:eastAsia="en-IN"/>
          </w:rPr>
          <w:t>D’Souza Chawl, Mahim</w:t>
        </w:r>
        <w:r w:rsidRPr="004325D9">
          <w:rPr>
            <w:rFonts w:ascii="Segoe UI" w:eastAsia="Times New Roman" w:hAnsi="Segoe UI" w:cs="Segoe UI"/>
            <w:color w:val="000000"/>
            <w:sz w:val="15"/>
            <w:szCs w:val="15"/>
            <w:lang w:eastAsia="en-IN"/>
          </w:rPr>
          <w:t> has acquired the status of being the </w:t>
        </w:r>
        <w:r w:rsidRPr="004325D9">
          <w:rPr>
            <w:rFonts w:ascii="Segoe UI" w:eastAsia="Times New Roman" w:hAnsi="Segoe UI" w:cs="Segoe UI"/>
            <w:b/>
            <w:bCs/>
            <w:color w:val="000000"/>
            <w:sz w:val="15"/>
            <w:lang w:eastAsia="en-IN"/>
          </w:rPr>
          <w:t>most haunted place in Mumbai</w:t>
        </w:r>
        <w:r w:rsidRPr="004325D9">
          <w:rPr>
            <w:rFonts w:ascii="Segoe UI" w:eastAsia="Times New Roman" w:hAnsi="Segoe UI" w:cs="Segoe UI"/>
            <w:color w:val="000000"/>
            <w:sz w:val="15"/>
            <w:szCs w:val="15"/>
            <w:lang w:eastAsia="en-IN"/>
          </w:rPr>
          <w:t>. It is said that a </w:t>
        </w:r>
        <w:r w:rsidRPr="004325D9">
          <w:rPr>
            <w:rFonts w:ascii="Segoe UI" w:eastAsia="Times New Roman" w:hAnsi="Segoe UI" w:cs="Segoe UI"/>
            <w:b/>
            <w:bCs/>
            <w:color w:val="000000"/>
            <w:sz w:val="15"/>
            <w:lang w:eastAsia="en-IN"/>
          </w:rPr>
          <w:t>woman fell into the water</w:t>
        </w:r>
        <w:r w:rsidRPr="004325D9">
          <w:rPr>
            <w:rFonts w:ascii="Segoe UI" w:eastAsia="Times New Roman" w:hAnsi="Segoe UI" w:cs="Segoe UI"/>
            <w:color w:val="000000"/>
            <w:sz w:val="15"/>
            <w:szCs w:val="15"/>
            <w:lang w:eastAsia="en-IN"/>
          </w:rPr>
          <w:t> and died crying for help in the well. Probably that is why most people say that they’ve witnessed a woman lurking around the well and the nearby area.</w:t>
        </w:r>
      </w:ins>
    </w:p>
    <w:p w:rsidR="004325D9" w:rsidRPr="004325D9" w:rsidRDefault="004325D9" w:rsidP="004325D9">
      <w:pPr>
        <w:spacing w:beforeAutospacing="1" w:after="0" w:afterAutospacing="1" w:line="240" w:lineRule="auto"/>
        <w:jc w:val="both"/>
        <w:rPr>
          <w:ins w:id="41" w:author="Unknown"/>
          <w:rFonts w:ascii="Segoe UI" w:eastAsia="Times New Roman" w:hAnsi="Segoe UI" w:cs="Segoe UI"/>
          <w:color w:val="000000"/>
          <w:sz w:val="15"/>
          <w:szCs w:val="15"/>
          <w:lang w:eastAsia="en-IN"/>
        </w:rPr>
      </w:pPr>
    </w:p>
    <w:p w:rsidR="004325D9" w:rsidRPr="004325D9" w:rsidRDefault="004325D9" w:rsidP="004325D9">
      <w:pPr>
        <w:spacing w:before="100" w:beforeAutospacing="1" w:after="100" w:afterAutospacing="1" w:line="240" w:lineRule="auto"/>
        <w:jc w:val="both"/>
        <w:rPr>
          <w:ins w:id="42" w:author="Unknown"/>
          <w:rFonts w:ascii="Segoe UI" w:eastAsia="Times New Roman" w:hAnsi="Segoe UI" w:cs="Segoe UI"/>
          <w:color w:val="000000"/>
          <w:sz w:val="15"/>
          <w:szCs w:val="15"/>
          <w:lang w:eastAsia="en-IN"/>
        </w:rPr>
      </w:pPr>
      <w:ins w:id="43"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44" w:author="Unknown"/>
          <w:rFonts w:ascii="Arial" w:eastAsia="Times New Roman" w:hAnsi="Arial" w:cs="Arial"/>
          <w:color w:val="000000"/>
          <w:sz w:val="36"/>
          <w:szCs w:val="36"/>
          <w:lang w:eastAsia="en-IN"/>
        </w:rPr>
      </w:pPr>
      <w:ins w:id="45" w:author="Unknown">
        <w:r w:rsidRPr="004325D9">
          <w:rPr>
            <w:rFonts w:ascii="Arial" w:eastAsia="Times New Roman" w:hAnsi="Arial" w:cs="Arial"/>
            <w:color w:val="000000"/>
            <w:sz w:val="36"/>
            <w:szCs w:val="36"/>
            <w:lang w:eastAsia="en-IN"/>
          </w:rPr>
          <w:t>4. The Shaniwarwada Fort – Pune</w:t>
        </w:r>
      </w:ins>
    </w:p>
    <w:p w:rsidR="004325D9" w:rsidRPr="004325D9" w:rsidRDefault="004325D9" w:rsidP="004325D9">
      <w:pPr>
        <w:spacing w:after="0" w:line="240" w:lineRule="auto"/>
        <w:jc w:val="both"/>
        <w:rPr>
          <w:ins w:id="46" w:author="Unknown"/>
          <w:rFonts w:ascii="Segoe UI" w:eastAsia="Times New Roman" w:hAnsi="Segoe UI" w:cs="Segoe UI"/>
          <w:color w:val="000000"/>
          <w:sz w:val="15"/>
          <w:szCs w:val="15"/>
          <w:lang w:eastAsia="en-IN"/>
        </w:rPr>
      </w:pPr>
      <w:r>
        <w:rPr>
          <w:rFonts w:ascii="Segoe UI" w:eastAsia="Times New Roman" w:hAnsi="Segoe UI" w:cs="Segoe UI"/>
          <w:noProof/>
          <w:color w:val="0090D3"/>
          <w:sz w:val="15"/>
          <w:szCs w:val="15"/>
          <w:lang w:eastAsia="en-IN"/>
        </w:rPr>
        <w:lastRenderedPageBreak/>
        <w:drawing>
          <wp:inline distT="0" distB="0" distL="0" distR="0">
            <wp:extent cx="6667500" cy="3333750"/>
            <wp:effectExtent l="19050" t="0" r="0" b="0"/>
            <wp:docPr id="6" name="Picture 6" descr="The imposing gateway of Shaniwarwada Fort. courtesy: Vargis Kha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imposing gateway of Shaniwarwada Fort. courtesy: Vargis Khan">
                      <a:hlinkClick r:id="rId22"/>
                    </pic:cNvPr>
                    <pic:cNvPicPr>
                      <a:picLocks noChangeAspect="1" noChangeArrowheads="1"/>
                    </pic:cNvPicPr>
                  </pic:nvPicPr>
                  <pic:blipFill>
                    <a:blip r:embed="rId23"/>
                    <a:srcRect/>
                    <a:stretch>
                      <a:fillRect/>
                    </a:stretch>
                  </pic:blipFill>
                  <pic:spPr bwMode="auto">
                    <a:xfrm>
                      <a:off x="0" y="0"/>
                      <a:ext cx="6667500" cy="33337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47" w:author="Unknown"/>
          <w:rFonts w:ascii="Segoe UI" w:eastAsia="Times New Roman" w:hAnsi="Segoe UI" w:cs="Segoe UI"/>
          <w:color w:val="999999"/>
          <w:sz w:val="14"/>
          <w:szCs w:val="14"/>
          <w:lang w:eastAsia="en-IN"/>
        </w:rPr>
      </w:pPr>
      <w:ins w:id="48" w:author="Unknown">
        <w:r w:rsidRPr="004325D9">
          <w:rPr>
            <w:rFonts w:ascii="Segoe UI" w:eastAsia="Times New Roman" w:hAnsi="Segoe UI" w:cs="Segoe UI"/>
            <w:color w:val="999999"/>
            <w:sz w:val="14"/>
            <w:szCs w:val="14"/>
            <w:lang w:eastAsia="en-IN"/>
          </w:rPr>
          <w:t>The imposing gateway of Shaniwarwada Fort. courtesy: Vargis Khan</w:t>
        </w:r>
      </w:ins>
    </w:p>
    <w:p w:rsidR="004325D9" w:rsidRPr="004325D9" w:rsidRDefault="004325D9" w:rsidP="004325D9">
      <w:pPr>
        <w:spacing w:before="100" w:beforeAutospacing="1" w:after="100" w:afterAutospacing="1" w:line="240" w:lineRule="auto"/>
        <w:jc w:val="both"/>
        <w:rPr>
          <w:ins w:id="49" w:author="Unknown"/>
          <w:rFonts w:ascii="Segoe UI" w:eastAsia="Times New Roman" w:hAnsi="Segoe UI" w:cs="Segoe UI"/>
          <w:color w:val="000000"/>
          <w:sz w:val="15"/>
          <w:szCs w:val="15"/>
          <w:lang w:eastAsia="en-IN"/>
        </w:rPr>
      </w:pPr>
      <w:ins w:id="50" w:author="Unknown">
        <w:r w:rsidRPr="004325D9">
          <w:rPr>
            <w:rFonts w:ascii="Segoe UI" w:eastAsia="Times New Roman" w:hAnsi="Segoe UI" w:cs="Segoe UI"/>
            <w:color w:val="000000"/>
            <w:sz w:val="15"/>
            <w:szCs w:val="15"/>
            <w:lang w:eastAsia="en-IN"/>
          </w:rPr>
          <w:t>Known for its sheer architectural brilliance, this fort has witnessed various </w:t>
        </w:r>
        <w:r w:rsidRPr="004325D9">
          <w:rPr>
            <w:rFonts w:ascii="Segoe UI" w:eastAsia="Times New Roman" w:hAnsi="Segoe UI" w:cs="Segoe UI"/>
            <w:b/>
            <w:bCs/>
            <w:color w:val="000000"/>
            <w:sz w:val="15"/>
            <w:lang w:eastAsia="en-IN"/>
          </w:rPr>
          <w:t>spooky occurrences</w:t>
        </w:r>
        <w:r w:rsidRPr="004325D9">
          <w:rPr>
            <w:rFonts w:ascii="Segoe UI" w:eastAsia="Times New Roman" w:hAnsi="Segoe UI" w:cs="Segoe UI"/>
            <w:color w:val="000000"/>
            <w:sz w:val="15"/>
            <w:szCs w:val="15"/>
            <w:lang w:eastAsia="en-IN"/>
          </w:rPr>
          <w:t>. It is believed that the level of supernatural activity is on its zenith on every full moon night. The </w:t>
        </w:r>
        <w:r w:rsidRPr="004325D9">
          <w:rPr>
            <w:rFonts w:ascii="Segoe UI" w:eastAsia="Times New Roman" w:hAnsi="Segoe UI" w:cs="Segoe UI"/>
            <w:b/>
            <w:bCs/>
            <w:color w:val="000000"/>
            <w:sz w:val="15"/>
            <w:lang w:eastAsia="en-IN"/>
          </w:rPr>
          <w:t>mysterious</w:t>
        </w:r>
        <w:r w:rsidRPr="004325D9">
          <w:rPr>
            <w:rFonts w:ascii="Segoe UI" w:eastAsia="Times New Roman" w:hAnsi="Segoe UI" w:cs="Segoe UI"/>
            <w:color w:val="000000"/>
            <w:sz w:val="15"/>
            <w:szCs w:val="15"/>
            <w:lang w:eastAsia="en-IN"/>
          </w:rPr>
          <w:t> story behind the strange activities suggests that </w:t>
        </w:r>
        <w:r w:rsidRPr="004325D9">
          <w:rPr>
            <w:rFonts w:ascii="Segoe UI" w:eastAsia="Times New Roman" w:hAnsi="Segoe UI" w:cs="Segoe UI"/>
            <w:i/>
            <w:iCs/>
            <w:color w:val="000000"/>
            <w:sz w:val="15"/>
            <w:lang w:eastAsia="en-IN"/>
          </w:rPr>
          <w:t>a young prince was brutally murdered here</w:t>
        </w:r>
        <w:r w:rsidRPr="004325D9">
          <w:rPr>
            <w:rFonts w:ascii="Segoe UI" w:eastAsia="Times New Roman" w:hAnsi="Segoe UI" w:cs="Segoe UI"/>
            <w:color w:val="000000"/>
            <w:sz w:val="15"/>
            <w:szCs w:val="15"/>
            <w:lang w:eastAsia="en-IN"/>
          </w:rPr>
          <w:t> which is maybe why his spirit haunts the place and when the night falls, sounds of him shrieking can be heard. There are many locals who actually camp at night on the fort grounds just to hear the little boy’s scream.</w:t>
        </w:r>
        <w:r w:rsidRPr="004325D9">
          <w:rPr>
            <w:rFonts w:ascii="Segoe UI" w:eastAsia="Times New Roman" w:hAnsi="Segoe UI" w:cs="Segoe UI"/>
            <w:color w:val="000000"/>
            <w:sz w:val="15"/>
            <w:szCs w:val="15"/>
            <w:lang w:eastAsia="en-IN"/>
          </w:rPr>
          <w:br/>
          <w:t>It is preferable to visit the fort during day hours since the fort is </w:t>
        </w:r>
        <w:r w:rsidRPr="004325D9">
          <w:rPr>
            <w:rFonts w:ascii="Segoe UI" w:eastAsia="Times New Roman" w:hAnsi="Segoe UI" w:cs="Segoe UI"/>
            <w:b/>
            <w:bCs/>
            <w:color w:val="000000"/>
            <w:sz w:val="15"/>
            <w:lang w:eastAsia="en-IN"/>
          </w:rPr>
          <w:t>deserted at night</w:t>
        </w:r>
        <w:r w:rsidRPr="004325D9">
          <w:rPr>
            <w:rFonts w:ascii="Segoe UI" w:eastAsia="Times New Roman" w:hAnsi="Segoe UI" w:cs="Segoe UI"/>
            <w:color w:val="000000"/>
            <w:sz w:val="15"/>
            <w:szCs w:val="15"/>
            <w:lang w:eastAsia="en-IN"/>
          </w:rPr>
          <w:t> except for maybe a caretaker. Visit this place at your own risk as this would definitely be the </w:t>
        </w:r>
        <w:r w:rsidRPr="004325D9">
          <w:rPr>
            <w:rFonts w:ascii="Segoe UI" w:eastAsia="Times New Roman" w:hAnsi="Segoe UI" w:cs="Segoe UI"/>
            <w:b/>
            <w:bCs/>
            <w:color w:val="000000"/>
            <w:sz w:val="15"/>
            <w:lang w:eastAsia="en-IN"/>
          </w:rPr>
          <w:t>scariest haunted place in Pune, India.</w:t>
        </w:r>
      </w:ins>
    </w:p>
    <w:p w:rsidR="004325D9" w:rsidRPr="004325D9" w:rsidRDefault="004325D9" w:rsidP="004325D9">
      <w:pPr>
        <w:spacing w:before="100" w:beforeAutospacing="1" w:after="100" w:afterAutospacing="1" w:line="240" w:lineRule="auto"/>
        <w:jc w:val="both"/>
        <w:rPr>
          <w:ins w:id="51" w:author="Unknown"/>
          <w:rFonts w:ascii="Segoe UI" w:eastAsia="Times New Roman" w:hAnsi="Segoe UI" w:cs="Segoe UI"/>
          <w:color w:val="000000"/>
          <w:sz w:val="15"/>
          <w:szCs w:val="15"/>
          <w:lang w:eastAsia="en-IN"/>
        </w:rPr>
      </w:pPr>
      <w:ins w:id="52"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53" w:author="Unknown"/>
          <w:rFonts w:ascii="Arial" w:eastAsia="Times New Roman" w:hAnsi="Arial" w:cs="Arial"/>
          <w:color w:val="000000"/>
          <w:sz w:val="36"/>
          <w:szCs w:val="36"/>
          <w:lang w:eastAsia="en-IN"/>
        </w:rPr>
      </w:pPr>
      <w:ins w:id="54" w:author="Unknown">
        <w:r w:rsidRPr="004325D9">
          <w:rPr>
            <w:rFonts w:ascii="Arial" w:eastAsia="Times New Roman" w:hAnsi="Arial" w:cs="Arial"/>
            <w:color w:val="000000"/>
            <w:sz w:val="36"/>
            <w:szCs w:val="36"/>
            <w:lang w:eastAsia="en-IN"/>
          </w:rPr>
          <w:t>5. GP Block – Meerut</w:t>
        </w:r>
      </w:ins>
    </w:p>
    <w:p w:rsidR="004325D9" w:rsidRPr="004325D9" w:rsidRDefault="004325D9" w:rsidP="004325D9">
      <w:pPr>
        <w:spacing w:after="0" w:line="240" w:lineRule="auto"/>
        <w:jc w:val="both"/>
        <w:rPr>
          <w:ins w:id="55"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4000500" cy="5334000"/>
            <wp:effectExtent l="19050" t="0" r="0" b="0"/>
            <wp:docPr id="7" name="Picture 7" descr="GP Block, Haunted Place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 Block, Haunted Places in India"/>
                    <pic:cNvPicPr>
                      <a:picLocks noChangeAspect="1" noChangeArrowheads="1"/>
                    </pic:cNvPicPr>
                  </pic:nvPicPr>
                  <pic:blipFill>
                    <a:blip r:embed="rId24"/>
                    <a:srcRect/>
                    <a:stretch>
                      <a:fillRect/>
                    </a:stretch>
                  </pic:blipFill>
                  <pic:spPr bwMode="auto">
                    <a:xfrm>
                      <a:off x="0" y="0"/>
                      <a:ext cx="4000500" cy="533400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56" w:author="Unknown"/>
          <w:rFonts w:ascii="Segoe UI" w:eastAsia="Times New Roman" w:hAnsi="Segoe UI" w:cs="Segoe UI"/>
          <w:color w:val="999999"/>
          <w:sz w:val="14"/>
          <w:szCs w:val="14"/>
          <w:lang w:eastAsia="en-IN"/>
        </w:rPr>
      </w:pPr>
      <w:ins w:id="57" w:author="Unknown">
        <w:r w:rsidRPr="004325D9">
          <w:rPr>
            <w:rFonts w:ascii="Segoe UI" w:eastAsia="Times New Roman" w:hAnsi="Segoe UI" w:cs="Segoe UI"/>
            <w:color w:val="999999"/>
            <w:sz w:val="14"/>
            <w:szCs w:val="14"/>
            <w:lang w:eastAsia="en-IN"/>
          </w:rPr>
          <w:t>The haunted house at GP Block Meerut</w:t>
        </w:r>
      </w:ins>
    </w:p>
    <w:p w:rsidR="004325D9" w:rsidRPr="004325D9" w:rsidRDefault="004325D9" w:rsidP="004325D9">
      <w:pPr>
        <w:spacing w:before="100" w:beforeAutospacing="1" w:after="100" w:afterAutospacing="1" w:line="240" w:lineRule="auto"/>
        <w:jc w:val="both"/>
        <w:rPr>
          <w:ins w:id="58" w:author="Unknown"/>
          <w:rFonts w:ascii="Segoe UI" w:eastAsia="Times New Roman" w:hAnsi="Segoe UI" w:cs="Segoe UI"/>
          <w:color w:val="000000"/>
          <w:sz w:val="15"/>
          <w:szCs w:val="15"/>
          <w:lang w:eastAsia="en-IN"/>
        </w:rPr>
      </w:pPr>
      <w:ins w:id="59" w:author="Unknown">
        <w:r w:rsidRPr="004325D9">
          <w:rPr>
            <w:rFonts w:ascii="Segoe UI" w:eastAsia="Times New Roman" w:hAnsi="Segoe UI" w:cs="Segoe UI"/>
            <w:b/>
            <w:bCs/>
            <w:color w:val="000000"/>
            <w:sz w:val="15"/>
            <w:lang w:eastAsia="en-IN"/>
          </w:rPr>
          <w:t>GP Block in Meerut</w:t>
        </w:r>
        <w:r w:rsidRPr="004325D9">
          <w:rPr>
            <w:rFonts w:ascii="Segoe UI" w:eastAsia="Times New Roman" w:hAnsi="Segoe UI" w:cs="Segoe UI"/>
            <w:color w:val="000000"/>
            <w:sz w:val="15"/>
            <w:szCs w:val="15"/>
            <w:lang w:eastAsia="en-IN"/>
          </w:rPr>
          <w:t> is also very notoriously known for all the </w:t>
        </w:r>
        <w:r w:rsidRPr="004325D9">
          <w:rPr>
            <w:rFonts w:ascii="Segoe UI" w:eastAsia="Times New Roman" w:hAnsi="Segoe UI" w:cs="Segoe UI"/>
            <w:b/>
            <w:bCs/>
            <w:color w:val="000000"/>
            <w:sz w:val="15"/>
            <w:lang w:eastAsia="en-IN"/>
          </w:rPr>
          <w:t>paranormal activity</w:t>
        </w:r>
        <w:r w:rsidRPr="004325D9">
          <w:rPr>
            <w:rFonts w:ascii="Segoe UI" w:eastAsia="Times New Roman" w:hAnsi="Segoe UI" w:cs="Segoe UI"/>
            <w:color w:val="000000"/>
            <w:sz w:val="15"/>
            <w:szCs w:val="15"/>
            <w:lang w:eastAsia="en-IN"/>
          </w:rPr>
          <w:t> it beholds. Despite being a popular zone, there have been reportedly a lot of </w:t>
        </w:r>
        <w:r w:rsidRPr="004325D9">
          <w:rPr>
            <w:rFonts w:ascii="Segoe UI" w:eastAsia="Times New Roman" w:hAnsi="Segoe UI" w:cs="Segoe UI"/>
            <w:b/>
            <w:bCs/>
            <w:color w:val="000000"/>
            <w:sz w:val="15"/>
            <w:lang w:eastAsia="en-IN"/>
          </w:rPr>
          <w:t>strange sightings</w:t>
        </w:r>
        <w:r w:rsidRPr="004325D9">
          <w:rPr>
            <w:rFonts w:ascii="Segoe UI" w:eastAsia="Times New Roman" w:hAnsi="Segoe UI" w:cs="Segoe UI"/>
            <w:color w:val="000000"/>
            <w:sz w:val="15"/>
            <w:szCs w:val="15"/>
            <w:lang w:eastAsia="en-IN"/>
          </w:rPr>
          <w:t>.</w:t>
        </w:r>
        <w:r w:rsidRPr="004325D9">
          <w:rPr>
            <w:rFonts w:ascii="Segoe UI" w:eastAsia="Times New Roman" w:hAnsi="Segoe UI" w:cs="Segoe UI"/>
            <w:color w:val="000000"/>
            <w:sz w:val="15"/>
            <w:szCs w:val="15"/>
            <w:lang w:eastAsia="en-IN"/>
          </w:rPr>
          <w:br/>
          <w:t>For instance people who pass this place claim to have seen four males sitting together and enjoying an alcoholic beverage by the light of a single candle. At first, this was not considered </w:t>
        </w:r>
        <w:r w:rsidRPr="004325D9">
          <w:rPr>
            <w:rFonts w:ascii="Segoe UI" w:eastAsia="Times New Roman" w:hAnsi="Segoe UI" w:cs="Segoe UI"/>
            <w:b/>
            <w:bCs/>
            <w:color w:val="000000"/>
            <w:sz w:val="15"/>
            <w:lang w:eastAsia="en-IN"/>
          </w:rPr>
          <w:t>spooky</w:t>
        </w:r>
        <w:r w:rsidRPr="004325D9">
          <w:rPr>
            <w:rFonts w:ascii="Segoe UI" w:eastAsia="Times New Roman" w:hAnsi="Segoe UI" w:cs="Segoe UI"/>
            <w:color w:val="000000"/>
            <w:sz w:val="15"/>
            <w:szCs w:val="15"/>
            <w:lang w:eastAsia="en-IN"/>
          </w:rPr>
          <w:t> for it could just be four friends having a good time but once it was established that it was indeed four ghosts, people in and around the area became increasingly interested. In addition, some claim to also witness a young girl coming out of the house in what many people believe to be a red dress. With time people have abandoned that place for obvious reasons but it continues to catch the fancy of those who love the </w:t>
        </w:r>
        <w:r w:rsidRPr="004325D9">
          <w:rPr>
            <w:rFonts w:ascii="Segoe UI" w:eastAsia="Times New Roman" w:hAnsi="Segoe UI" w:cs="Segoe UI"/>
            <w:b/>
            <w:bCs/>
            <w:color w:val="000000"/>
            <w:sz w:val="15"/>
            <w:lang w:eastAsia="en-IN"/>
          </w:rPr>
          <w:t>paranormal</w:t>
        </w:r>
        <w:r w:rsidRPr="004325D9">
          <w:rPr>
            <w:rFonts w:ascii="Segoe UI" w:eastAsia="Times New Roman" w:hAnsi="Segoe UI" w:cs="Segoe UI"/>
            <w:color w:val="000000"/>
            <w:sz w:val="15"/>
            <w:szCs w:val="15"/>
            <w:lang w:eastAsia="en-IN"/>
          </w:rPr>
          <w:t>.</w:t>
        </w:r>
      </w:ins>
    </w:p>
    <w:p w:rsidR="004325D9" w:rsidRPr="004325D9" w:rsidRDefault="004325D9" w:rsidP="004325D9">
      <w:pPr>
        <w:spacing w:before="100" w:beforeAutospacing="1" w:after="100" w:afterAutospacing="1" w:line="240" w:lineRule="auto"/>
        <w:jc w:val="both"/>
        <w:rPr>
          <w:ins w:id="60" w:author="Unknown"/>
          <w:rFonts w:ascii="Segoe UI" w:eastAsia="Times New Roman" w:hAnsi="Segoe UI" w:cs="Segoe UI"/>
          <w:color w:val="000000"/>
          <w:sz w:val="15"/>
          <w:szCs w:val="15"/>
          <w:lang w:eastAsia="en-IN"/>
        </w:rPr>
      </w:pPr>
      <w:ins w:id="61"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100" w:beforeAutospacing="1" w:after="100" w:afterAutospacing="1" w:line="240" w:lineRule="auto"/>
        <w:jc w:val="both"/>
        <w:rPr>
          <w:ins w:id="62" w:author="Unknown"/>
          <w:rFonts w:ascii="Segoe UI" w:eastAsia="Times New Roman" w:hAnsi="Segoe UI" w:cs="Segoe UI"/>
          <w:color w:val="000000"/>
          <w:sz w:val="15"/>
          <w:szCs w:val="15"/>
          <w:lang w:eastAsia="en-IN"/>
        </w:rPr>
      </w:pPr>
      <w:ins w:id="63"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64" w:author="Unknown"/>
          <w:rFonts w:ascii="Arial" w:eastAsia="Times New Roman" w:hAnsi="Arial" w:cs="Arial"/>
          <w:color w:val="000000"/>
          <w:sz w:val="36"/>
          <w:szCs w:val="36"/>
          <w:lang w:eastAsia="en-IN"/>
        </w:rPr>
      </w:pPr>
      <w:ins w:id="65" w:author="Unknown">
        <w:r w:rsidRPr="004325D9">
          <w:rPr>
            <w:rFonts w:ascii="Arial" w:eastAsia="Times New Roman" w:hAnsi="Arial" w:cs="Arial"/>
            <w:color w:val="000000"/>
            <w:sz w:val="36"/>
            <w:szCs w:val="36"/>
            <w:lang w:eastAsia="en-IN"/>
          </w:rPr>
          <w:t>6. The Vrindavan Society – Thane</w:t>
        </w:r>
      </w:ins>
    </w:p>
    <w:p w:rsidR="004325D9" w:rsidRPr="004325D9" w:rsidRDefault="004325D9" w:rsidP="004325D9">
      <w:pPr>
        <w:spacing w:after="0" w:line="240" w:lineRule="auto"/>
        <w:jc w:val="both"/>
        <w:rPr>
          <w:ins w:id="66"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6089650" cy="4502150"/>
            <wp:effectExtent l="19050" t="0" r="6350" b="0"/>
            <wp:docPr id="8" name="Picture 8" descr="Vrindavan Society - haunted places in Mum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rindavan Society - haunted places in Mumbai"/>
                    <pic:cNvPicPr>
                      <a:picLocks noChangeAspect="1" noChangeArrowheads="1"/>
                    </pic:cNvPicPr>
                  </pic:nvPicPr>
                  <pic:blipFill>
                    <a:blip r:embed="rId25"/>
                    <a:srcRect/>
                    <a:stretch>
                      <a:fillRect/>
                    </a:stretch>
                  </pic:blipFill>
                  <pic:spPr bwMode="auto">
                    <a:xfrm>
                      <a:off x="0" y="0"/>
                      <a:ext cx="6089650" cy="45021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67" w:author="Unknown"/>
          <w:rFonts w:ascii="Segoe UI" w:eastAsia="Times New Roman" w:hAnsi="Segoe UI" w:cs="Segoe UI"/>
          <w:color w:val="999999"/>
          <w:sz w:val="14"/>
          <w:szCs w:val="14"/>
          <w:lang w:eastAsia="en-IN"/>
        </w:rPr>
      </w:pPr>
      <w:ins w:id="68" w:author="Unknown">
        <w:r w:rsidRPr="004325D9">
          <w:rPr>
            <w:rFonts w:ascii="Segoe UI" w:eastAsia="Times New Roman" w:hAnsi="Segoe UI" w:cs="Segoe UI"/>
            <w:color w:val="999999"/>
            <w:sz w:val="14"/>
            <w:szCs w:val="14"/>
            <w:lang w:eastAsia="en-IN"/>
          </w:rPr>
          <w:t>People in houses are not the only residents in this society</w:t>
        </w:r>
      </w:ins>
    </w:p>
    <w:p w:rsidR="004325D9" w:rsidRPr="004325D9" w:rsidRDefault="004325D9" w:rsidP="004325D9">
      <w:pPr>
        <w:spacing w:before="100" w:beforeAutospacing="1" w:after="100" w:afterAutospacing="1" w:line="240" w:lineRule="auto"/>
        <w:jc w:val="both"/>
        <w:rPr>
          <w:ins w:id="69" w:author="Unknown"/>
          <w:rFonts w:ascii="Segoe UI" w:eastAsia="Times New Roman" w:hAnsi="Segoe UI" w:cs="Segoe UI"/>
          <w:color w:val="000000"/>
          <w:sz w:val="15"/>
          <w:szCs w:val="15"/>
          <w:lang w:eastAsia="en-IN"/>
        </w:rPr>
      </w:pPr>
      <w:ins w:id="70" w:author="Unknown">
        <w:r w:rsidRPr="004325D9">
          <w:rPr>
            <w:rFonts w:ascii="Segoe UI" w:eastAsia="Times New Roman" w:hAnsi="Segoe UI" w:cs="Segoe UI"/>
            <w:color w:val="000000"/>
            <w:sz w:val="15"/>
            <w:szCs w:val="15"/>
            <w:lang w:eastAsia="en-IN"/>
          </w:rPr>
          <w:t>Considered to be of the most famous housing societies of Thane, this society is also home to a bit of paranormal. Many of its residents and night watchers have experienced what may only be termed as strange and bewildering.</w:t>
        </w:r>
        <w:r w:rsidRPr="004325D9">
          <w:rPr>
            <w:rFonts w:ascii="Segoe UI" w:eastAsia="Times New Roman" w:hAnsi="Segoe UI" w:cs="Segoe UI"/>
            <w:color w:val="000000"/>
            <w:sz w:val="15"/>
            <w:szCs w:val="15"/>
            <w:lang w:eastAsia="en-IN"/>
          </w:rPr>
          <w:br/>
          <w:t>This society however doesn’t look like it is </w:t>
        </w:r>
        <w:r w:rsidRPr="004325D9">
          <w:rPr>
            <w:rFonts w:ascii="Segoe UI" w:eastAsia="Times New Roman" w:hAnsi="Segoe UI" w:cs="Segoe UI"/>
            <w:b/>
            <w:bCs/>
            <w:color w:val="000000"/>
            <w:sz w:val="15"/>
            <w:lang w:eastAsia="en-IN"/>
          </w:rPr>
          <w:t>haunted place</w:t>
        </w:r>
        <w:r w:rsidRPr="004325D9">
          <w:rPr>
            <w:rFonts w:ascii="Segoe UI" w:eastAsia="Times New Roman" w:hAnsi="Segoe UI" w:cs="Segoe UI"/>
            <w:color w:val="000000"/>
            <w:sz w:val="15"/>
            <w:szCs w:val="15"/>
            <w:lang w:eastAsia="en-IN"/>
          </w:rPr>
          <w:t>, in fact it was known for its luxurious apartments.</w:t>
        </w:r>
        <w:r w:rsidRPr="004325D9">
          <w:rPr>
            <w:rFonts w:ascii="Segoe UI" w:eastAsia="Times New Roman" w:hAnsi="Segoe UI" w:cs="Segoe UI"/>
            <w:color w:val="000000"/>
            <w:sz w:val="15"/>
            <w:szCs w:val="15"/>
            <w:lang w:eastAsia="en-IN"/>
          </w:rPr>
          <w:br/>
          <w:t>Anyway, it has been reported that there was once a man who lived in the society </w:t>
        </w:r>
        <w:r w:rsidRPr="004325D9">
          <w:rPr>
            <w:rFonts w:ascii="Segoe UI" w:eastAsia="Times New Roman" w:hAnsi="Segoe UI" w:cs="Segoe UI"/>
            <w:b/>
            <w:bCs/>
            <w:color w:val="000000"/>
            <w:sz w:val="15"/>
            <w:lang w:eastAsia="en-IN"/>
          </w:rPr>
          <w:t>who happened to commit suicide</w:t>
        </w:r>
        <w:r w:rsidRPr="004325D9">
          <w:rPr>
            <w:rFonts w:ascii="Segoe UI" w:eastAsia="Times New Roman" w:hAnsi="Segoe UI" w:cs="Segoe UI"/>
            <w:color w:val="000000"/>
            <w:sz w:val="15"/>
            <w:szCs w:val="15"/>
            <w:lang w:eastAsia="en-IN"/>
          </w:rPr>
          <w:t>. His spirit is said to haunt the society once the hours turn dark. In fact, the night guards have witnessed a lot of strange activities which have also included a guard getting slapped in the face with such force that he nearly toppled from his chair. Immediately afterwards both the guards searched the whole society and they could not find anyone around.</w:t>
        </w:r>
        <w:r w:rsidRPr="004325D9">
          <w:rPr>
            <w:rFonts w:ascii="Segoe UI" w:eastAsia="Times New Roman" w:hAnsi="Segoe UI" w:cs="Segoe UI"/>
            <w:color w:val="000000"/>
            <w:sz w:val="15"/>
            <w:szCs w:val="15"/>
            <w:lang w:eastAsia="en-IN"/>
          </w:rPr>
          <w:br/>
          <w:t>This incident instilled fear in the minds of the residents who are careful not to enter the society too late in the night. However, the housing society still remains occupied even though the</w:t>
        </w:r>
        <w:r w:rsidRPr="004325D9">
          <w:rPr>
            <w:rFonts w:ascii="Segoe UI" w:eastAsia="Times New Roman" w:hAnsi="Segoe UI" w:cs="Segoe UI"/>
            <w:b/>
            <w:bCs/>
            <w:color w:val="000000"/>
            <w:sz w:val="15"/>
            <w:lang w:eastAsia="en-IN"/>
          </w:rPr>
          <w:t> paranormal activities</w:t>
        </w:r>
        <w:r w:rsidRPr="004325D9">
          <w:rPr>
            <w:rFonts w:ascii="Segoe UI" w:eastAsia="Times New Roman" w:hAnsi="Segoe UI" w:cs="Segoe UI"/>
            <w:color w:val="000000"/>
            <w:sz w:val="15"/>
            <w:szCs w:val="15"/>
            <w:lang w:eastAsia="en-IN"/>
          </w:rPr>
          <w:t> continue to haunt the residents and guards.</w:t>
        </w:r>
      </w:ins>
    </w:p>
    <w:p w:rsidR="004325D9" w:rsidRPr="004325D9" w:rsidRDefault="004325D9" w:rsidP="004325D9">
      <w:pPr>
        <w:spacing w:before="200" w:after="100" w:line="400" w:lineRule="atLeast"/>
        <w:jc w:val="both"/>
        <w:outlineLvl w:val="1"/>
        <w:rPr>
          <w:ins w:id="71" w:author="Unknown"/>
          <w:rFonts w:ascii="Arial" w:eastAsia="Times New Roman" w:hAnsi="Arial" w:cs="Arial"/>
          <w:color w:val="000000"/>
          <w:sz w:val="36"/>
          <w:szCs w:val="36"/>
          <w:lang w:eastAsia="en-IN"/>
        </w:rPr>
      </w:pPr>
      <w:ins w:id="72" w:author="Unknown">
        <w:r w:rsidRPr="004325D9">
          <w:rPr>
            <w:rFonts w:ascii="Arial" w:eastAsia="Times New Roman" w:hAnsi="Arial" w:cs="Arial"/>
            <w:color w:val="000000"/>
            <w:sz w:val="36"/>
            <w:szCs w:val="36"/>
            <w:lang w:eastAsia="en-IN"/>
          </w:rPr>
          <w:t>7. Dumas Beach, Surat- Gujarat</w:t>
        </w:r>
      </w:ins>
    </w:p>
    <w:p w:rsidR="004325D9" w:rsidRPr="004325D9" w:rsidRDefault="004325D9" w:rsidP="004325D9">
      <w:pPr>
        <w:spacing w:after="0" w:line="240" w:lineRule="auto"/>
        <w:jc w:val="both"/>
        <w:rPr>
          <w:ins w:id="73"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5619750" cy="3956050"/>
            <wp:effectExtent l="19050" t="0" r="0" b="0"/>
            <wp:docPr id="9" name="Picture 9" descr="Dumas, Haunted Place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mas, Haunted Places in India"/>
                    <pic:cNvPicPr>
                      <a:picLocks noChangeAspect="1" noChangeArrowheads="1"/>
                    </pic:cNvPicPr>
                  </pic:nvPicPr>
                  <pic:blipFill>
                    <a:blip r:embed="rId26"/>
                    <a:srcRect/>
                    <a:stretch>
                      <a:fillRect/>
                    </a:stretch>
                  </pic:blipFill>
                  <pic:spPr bwMode="auto">
                    <a:xfrm>
                      <a:off x="0" y="0"/>
                      <a:ext cx="5619750" cy="39560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74" w:author="Unknown"/>
          <w:rFonts w:ascii="Segoe UI" w:eastAsia="Times New Roman" w:hAnsi="Segoe UI" w:cs="Segoe UI"/>
          <w:color w:val="999999"/>
          <w:sz w:val="14"/>
          <w:szCs w:val="14"/>
          <w:lang w:eastAsia="en-IN"/>
        </w:rPr>
      </w:pPr>
      <w:ins w:id="75" w:author="Unknown">
        <w:r w:rsidRPr="004325D9">
          <w:rPr>
            <w:rFonts w:ascii="Segoe UI" w:eastAsia="Times New Roman" w:hAnsi="Segoe UI" w:cs="Segoe UI"/>
            <w:color w:val="999999"/>
            <w:sz w:val="14"/>
            <w:szCs w:val="14"/>
            <w:lang w:eastAsia="en-IN"/>
          </w:rPr>
          <w:t>Dumas Beach near Surat</w:t>
        </w:r>
      </w:ins>
    </w:p>
    <w:p w:rsidR="004325D9" w:rsidRPr="004325D9" w:rsidRDefault="004325D9" w:rsidP="004325D9">
      <w:pPr>
        <w:spacing w:before="100" w:beforeAutospacing="1" w:after="100" w:afterAutospacing="1" w:line="240" w:lineRule="auto"/>
        <w:jc w:val="both"/>
        <w:rPr>
          <w:ins w:id="76" w:author="Unknown"/>
          <w:rFonts w:ascii="Segoe UI" w:eastAsia="Times New Roman" w:hAnsi="Segoe UI" w:cs="Segoe UI"/>
          <w:color w:val="000000"/>
          <w:sz w:val="15"/>
          <w:szCs w:val="15"/>
          <w:lang w:eastAsia="en-IN"/>
        </w:rPr>
      </w:pPr>
      <w:ins w:id="77" w:author="Unknown">
        <w:r w:rsidRPr="004325D9">
          <w:rPr>
            <w:rFonts w:ascii="Segoe UI" w:eastAsia="Times New Roman" w:hAnsi="Segoe UI" w:cs="Segoe UI"/>
            <w:color w:val="000000"/>
            <w:sz w:val="15"/>
            <w:szCs w:val="15"/>
            <w:lang w:eastAsia="en-IN"/>
          </w:rPr>
          <w:t>Situated along the Arabian Sea in </w:t>
        </w:r>
        <w:r w:rsidRPr="004325D9">
          <w:rPr>
            <w:rFonts w:ascii="Segoe UI" w:eastAsia="Times New Roman" w:hAnsi="Segoe UI" w:cs="Segoe UI"/>
            <w:b/>
            <w:bCs/>
            <w:color w:val="000000"/>
            <w:sz w:val="15"/>
            <w:lang w:eastAsia="en-IN"/>
          </w:rPr>
          <w:t>Gujarat</w:t>
        </w:r>
        <w:r w:rsidRPr="004325D9">
          <w:rPr>
            <w:rFonts w:ascii="Segoe UI" w:eastAsia="Times New Roman" w:hAnsi="Segoe UI" w:cs="Segoe UI"/>
            <w:color w:val="000000"/>
            <w:sz w:val="15"/>
            <w:szCs w:val="15"/>
            <w:lang w:eastAsia="en-IN"/>
          </w:rPr>
          <w:t>, this beach is known for its </w:t>
        </w:r>
        <w:r w:rsidRPr="004325D9">
          <w:rPr>
            <w:rFonts w:ascii="Segoe UI" w:eastAsia="Times New Roman" w:hAnsi="Segoe UI" w:cs="Segoe UI"/>
            <w:b/>
            <w:bCs/>
            <w:color w:val="000000"/>
            <w:sz w:val="15"/>
            <w:lang w:eastAsia="en-IN"/>
          </w:rPr>
          <w:t>black sand</w:t>
        </w:r>
        <w:r w:rsidRPr="004325D9">
          <w:rPr>
            <w:rFonts w:ascii="Segoe UI" w:eastAsia="Times New Roman" w:hAnsi="Segoe UI" w:cs="Segoe UI"/>
            <w:color w:val="000000"/>
            <w:sz w:val="15"/>
            <w:szCs w:val="15"/>
            <w:lang w:eastAsia="en-IN"/>
          </w:rPr>
          <w:t> and mystical activities.</w:t>
        </w:r>
        <w:r w:rsidRPr="004325D9">
          <w:rPr>
            <w:rFonts w:ascii="Segoe UI" w:eastAsia="Times New Roman" w:hAnsi="Segoe UI" w:cs="Segoe UI"/>
            <w:color w:val="000000"/>
            <w:sz w:val="15"/>
            <w:szCs w:val="15"/>
            <w:lang w:eastAsia="en-IN"/>
          </w:rPr>
          <w:br/>
          <w:t>Many unexplainable and puzzling incidents have been known to occur like strange whispers being heard, people disappearing during night etc.</w:t>
        </w:r>
        <w:r w:rsidRPr="004325D9">
          <w:rPr>
            <w:rFonts w:ascii="Segoe UI" w:eastAsia="Times New Roman" w:hAnsi="Segoe UI" w:cs="Segoe UI"/>
            <w:color w:val="000000"/>
            <w:sz w:val="15"/>
            <w:szCs w:val="15"/>
            <w:lang w:eastAsia="en-IN"/>
          </w:rPr>
          <w:br/>
          <w:t>In fact, it is believed that a lot of people have lost their lives exploring this </w:t>
        </w:r>
        <w:r w:rsidRPr="004325D9">
          <w:rPr>
            <w:rFonts w:ascii="Segoe UI" w:eastAsia="Times New Roman" w:hAnsi="Segoe UI" w:cs="Segoe UI"/>
            <w:b/>
            <w:bCs/>
            <w:color w:val="000000"/>
            <w:sz w:val="15"/>
            <w:lang w:eastAsia="en-IN"/>
          </w:rPr>
          <w:t>mysterious</w:t>
        </w:r>
        <w:r w:rsidRPr="004325D9">
          <w:rPr>
            <w:rFonts w:ascii="Segoe UI" w:eastAsia="Times New Roman" w:hAnsi="Segoe UI" w:cs="Segoe UI"/>
            <w:color w:val="000000"/>
            <w:sz w:val="15"/>
            <w:szCs w:val="15"/>
            <w:lang w:eastAsia="en-IN"/>
          </w:rPr>
          <w:t> beauty.</w:t>
        </w:r>
        <w:r w:rsidRPr="004325D9">
          <w:rPr>
            <w:rFonts w:ascii="Segoe UI" w:eastAsia="Times New Roman" w:hAnsi="Segoe UI" w:cs="Segoe UI"/>
            <w:color w:val="000000"/>
            <w:sz w:val="15"/>
            <w:szCs w:val="15"/>
            <w:lang w:eastAsia="en-IN"/>
          </w:rPr>
          <w:br/>
          <w:t>If you are a brave heart, you can test the waters yourself by taking a midnight stroll along the beach, if you have company. If the testimonies are anything to go by, you will also be greeted by warnings asking you to not cross a certain line while on the beach. It is also believed that this beach was for long used as a Hindu burial ground, therefore, being the resting place of tortured souls. There have also been reports of people disappearing mysteriously and having never been found again. However, if you still feel you would want to go for it then by all means. If you love the </w:t>
        </w:r>
        <w:r w:rsidRPr="004325D9">
          <w:rPr>
            <w:rFonts w:ascii="Segoe UI" w:eastAsia="Times New Roman" w:hAnsi="Segoe UI" w:cs="Segoe UI"/>
            <w:b/>
            <w:bCs/>
            <w:color w:val="000000"/>
            <w:sz w:val="15"/>
            <w:lang w:eastAsia="en-IN"/>
          </w:rPr>
          <w:t>paranormal</w:t>
        </w:r>
        <w:r w:rsidRPr="004325D9">
          <w:rPr>
            <w:rFonts w:ascii="Segoe UI" w:eastAsia="Times New Roman" w:hAnsi="Segoe UI" w:cs="Segoe UI"/>
            <w:color w:val="000000"/>
            <w:sz w:val="15"/>
            <w:szCs w:val="15"/>
            <w:lang w:eastAsia="en-IN"/>
          </w:rPr>
          <w:t> you would definitely have the time of your life.</w:t>
        </w:r>
      </w:ins>
    </w:p>
    <w:p w:rsidR="004325D9" w:rsidRPr="004325D9" w:rsidRDefault="004325D9" w:rsidP="004325D9">
      <w:pPr>
        <w:spacing w:before="200" w:after="100" w:line="350" w:lineRule="atLeast"/>
        <w:jc w:val="both"/>
        <w:outlineLvl w:val="2"/>
        <w:rPr>
          <w:ins w:id="78" w:author="Unknown"/>
          <w:rFonts w:ascii="Arial" w:eastAsia="Times New Roman" w:hAnsi="Arial" w:cs="Arial"/>
          <w:color w:val="000000"/>
          <w:sz w:val="32"/>
          <w:szCs w:val="32"/>
          <w:lang w:eastAsia="en-IN"/>
        </w:rPr>
      </w:pPr>
      <w:ins w:id="79" w:author="Unknown">
        <w:r w:rsidRPr="004325D9">
          <w:rPr>
            <w:rFonts w:ascii="Arial" w:eastAsia="Times New Roman" w:hAnsi="Arial" w:cs="Arial"/>
            <w:color w:val="339966"/>
            <w:sz w:val="32"/>
            <w:szCs w:val="32"/>
            <w:lang w:eastAsia="en-IN"/>
          </w:rPr>
          <w:fldChar w:fldCharType="begin"/>
        </w:r>
        <w:r w:rsidRPr="004325D9">
          <w:rPr>
            <w:rFonts w:ascii="Arial" w:eastAsia="Times New Roman" w:hAnsi="Arial" w:cs="Arial"/>
            <w:color w:val="339966"/>
            <w:sz w:val="32"/>
            <w:szCs w:val="32"/>
            <w:lang w:eastAsia="en-IN"/>
          </w:rPr>
          <w:instrText xml:space="preserve"> HYPERLINK "https://www.holidify.com/" </w:instrText>
        </w:r>
        <w:r w:rsidRPr="004325D9">
          <w:rPr>
            <w:rFonts w:ascii="Arial" w:eastAsia="Times New Roman" w:hAnsi="Arial" w:cs="Arial"/>
            <w:color w:val="339966"/>
            <w:sz w:val="32"/>
            <w:szCs w:val="32"/>
            <w:lang w:eastAsia="en-IN"/>
          </w:rPr>
          <w:fldChar w:fldCharType="separate"/>
        </w:r>
        <w:r w:rsidRPr="004325D9">
          <w:rPr>
            <w:rFonts w:ascii="Arial" w:eastAsia="Times New Roman" w:hAnsi="Arial" w:cs="Arial"/>
            <w:color w:val="339966"/>
            <w:sz w:val="32"/>
            <w:u w:val="single"/>
            <w:lang w:eastAsia="en-IN"/>
          </w:rPr>
          <w:t>Find more Hidden Destinations in India, visit Holidify.com</w:t>
        </w:r>
        <w:r w:rsidRPr="004325D9">
          <w:rPr>
            <w:rFonts w:ascii="Arial" w:eastAsia="Times New Roman" w:hAnsi="Arial" w:cs="Arial"/>
            <w:color w:val="339966"/>
            <w:sz w:val="32"/>
            <w:szCs w:val="32"/>
            <w:lang w:eastAsia="en-IN"/>
          </w:rPr>
          <w:fldChar w:fldCharType="end"/>
        </w:r>
      </w:ins>
    </w:p>
    <w:p w:rsidR="004325D9" w:rsidRPr="004325D9" w:rsidRDefault="004325D9" w:rsidP="004325D9">
      <w:pPr>
        <w:spacing w:beforeAutospacing="1" w:after="0" w:afterAutospacing="1" w:line="240" w:lineRule="auto"/>
        <w:jc w:val="both"/>
        <w:rPr>
          <w:ins w:id="80" w:author="Unknown"/>
          <w:rFonts w:ascii="Segoe UI" w:eastAsia="Times New Roman" w:hAnsi="Segoe UI" w:cs="Segoe UI"/>
          <w:color w:val="000000"/>
          <w:sz w:val="15"/>
          <w:szCs w:val="15"/>
          <w:lang w:eastAsia="en-IN"/>
        </w:rPr>
      </w:pPr>
    </w:p>
    <w:p w:rsidR="004325D9" w:rsidRPr="004325D9" w:rsidRDefault="004325D9" w:rsidP="004325D9">
      <w:pPr>
        <w:spacing w:before="100" w:beforeAutospacing="1" w:after="100" w:afterAutospacing="1" w:line="240" w:lineRule="auto"/>
        <w:jc w:val="both"/>
        <w:rPr>
          <w:ins w:id="81" w:author="Unknown"/>
          <w:rFonts w:ascii="Segoe UI" w:eastAsia="Times New Roman" w:hAnsi="Segoe UI" w:cs="Segoe UI"/>
          <w:color w:val="000000"/>
          <w:sz w:val="15"/>
          <w:szCs w:val="15"/>
          <w:lang w:eastAsia="en-IN"/>
        </w:rPr>
      </w:pPr>
      <w:ins w:id="82"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83" w:author="Unknown"/>
          <w:rFonts w:ascii="Arial" w:eastAsia="Times New Roman" w:hAnsi="Arial" w:cs="Arial"/>
          <w:color w:val="000000"/>
          <w:sz w:val="36"/>
          <w:szCs w:val="36"/>
          <w:lang w:eastAsia="en-IN"/>
        </w:rPr>
      </w:pPr>
      <w:ins w:id="84" w:author="Unknown">
        <w:r w:rsidRPr="004325D9">
          <w:rPr>
            <w:rFonts w:ascii="Arial" w:eastAsia="Times New Roman" w:hAnsi="Arial" w:cs="Arial"/>
            <w:color w:val="000000"/>
            <w:sz w:val="36"/>
            <w:szCs w:val="36"/>
            <w:lang w:eastAsia="en-IN"/>
          </w:rPr>
          <w:t>8. Jatinga – Assam</w:t>
        </w:r>
      </w:ins>
    </w:p>
    <w:p w:rsidR="004325D9" w:rsidRPr="004325D9" w:rsidRDefault="004325D9" w:rsidP="004325D9">
      <w:pPr>
        <w:spacing w:after="0" w:line="240" w:lineRule="auto"/>
        <w:jc w:val="both"/>
        <w:rPr>
          <w:ins w:id="85" w:author="Unknown"/>
          <w:rFonts w:ascii="Segoe UI" w:eastAsia="Times New Roman" w:hAnsi="Segoe UI" w:cs="Segoe UI"/>
          <w:color w:val="000000"/>
          <w:sz w:val="15"/>
          <w:szCs w:val="15"/>
          <w:lang w:eastAsia="en-IN"/>
        </w:rPr>
      </w:pPr>
      <w:ins w:id="86" w:author="Unknown">
        <w:r w:rsidRPr="004325D9">
          <w:rPr>
            <w:rFonts w:ascii="Segoe UI" w:eastAsia="Times New Roman" w:hAnsi="Segoe UI" w:cs="Segoe UI"/>
            <w:color w:val="000000"/>
            <w:sz w:val="15"/>
            <w:szCs w:val="15"/>
            <w:lang w:eastAsia="en-IN"/>
          </w:rPr>
          <w:lastRenderedPageBreak/>
          <w:fldChar w:fldCharType="begin"/>
        </w:r>
        <w:r w:rsidRPr="004325D9">
          <w:rPr>
            <w:rFonts w:ascii="Segoe UI" w:eastAsia="Times New Roman" w:hAnsi="Segoe UI" w:cs="Segoe UI"/>
            <w:color w:val="000000"/>
            <w:sz w:val="15"/>
            <w:szCs w:val="15"/>
            <w:lang w:eastAsia="en-IN"/>
          </w:rPr>
          <w:instrText xml:space="preserve"> INCLUDEPICTURE "https://static.sify.com/cms/image/kldmyuebbge.jpg" \* MERGEFORMATINET </w:instrText>
        </w:r>
      </w:ins>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000000"/>
          <w:sz w:val="15"/>
          <w:szCs w:val="15"/>
          <w:lang w:eastAsia="en-IN"/>
        </w:rPr>
        <w:pict>
          <v:shape id="_x0000_i1034" type="#_x0000_t75" alt="Jatinga - Haunted Places in India" style="width:450pt;height:300pt"/>
        </w:pict>
      </w:r>
      <w:ins w:id="87" w:author="Unknown">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spacing w:after="0" w:line="240" w:lineRule="auto"/>
        <w:jc w:val="center"/>
        <w:rPr>
          <w:ins w:id="88" w:author="Unknown"/>
          <w:rFonts w:ascii="Segoe UI" w:eastAsia="Times New Roman" w:hAnsi="Segoe UI" w:cs="Segoe UI"/>
          <w:color w:val="999999"/>
          <w:sz w:val="14"/>
          <w:szCs w:val="14"/>
          <w:lang w:eastAsia="en-IN"/>
        </w:rPr>
      </w:pPr>
      <w:ins w:id="89" w:author="Unknown">
        <w:r w:rsidRPr="004325D9">
          <w:rPr>
            <w:rFonts w:ascii="Segoe UI" w:eastAsia="Times New Roman" w:hAnsi="Segoe UI" w:cs="Segoe UI"/>
            <w:color w:val="999999"/>
            <w:sz w:val="14"/>
            <w:szCs w:val="14"/>
            <w:lang w:eastAsia="en-IN"/>
          </w:rPr>
          <w:t>Jatinga</w:t>
        </w:r>
      </w:ins>
    </w:p>
    <w:p w:rsidR="004325D9" w:rsidRPr="004325D9" w:rsidRDefault="004325D9" w:rsidP="004325D9">
      <w:pPr>
        <w:spacing w:before="100" w:beforeAutospacing="1" w:after="100" w:afterAutospacing="1" w:line="240" w:lineRule="auto"/>
        <w:jc w:val="both"/>
        <w:rPr>
          <w:ins w:id="90" w:author="Unknown"/>
          <w:rFonts w:ascii="Segoe UI" w:eastAsia="Times New Roman" w:hAnsi="Segoe UI" w:cs="Segoe UI"/>
          <w:color w:val="000000"/>
          <w:sz w:val="15"/>
          <w:szCs w:val="15"/>
          <w:lang w:eastAsia="en-IN"/>
        </w:rPr>
      </w:pPr>
      <w:ins w:id="91" w:author="Unknown">
        <w:r w:rsidRPr="004325D9">
          <w:rPr>
            <w:rFonts w:ascii="Segoe UI" w:eastAsia="Times New Roman" w:hAnsi="Segoe UI" w:cs="Segoe UI"/>
            <w:color w:val="000000"/>
            <w:sz w:val="15"/>
            <w:szCs w:val="15"/>
            <w:lang w:eastAsia="en-IN"/>
          </w:rPr>
          <w:t>Having a population of around 2500, this village is popular worldwide for its unexplained phenomenon of </w:t>
        </w:r>
        <w:r w:rsidRPr="004325D9">
          <w:rPr>
            <w:rFonts w:ascii="Segoe UI" w:eastAsia="Times New Roman" w:hAnsi="Segoe UI" w:cs="Segoe UI"/>
            <w:b/>
            <w:bCs/>
            <w:color w:val="000000"/>
            <w:sz w:val="15"/>
            <w:lang w:eastAsia="en-IN"/>
          </w:rPr>
          <w:t>bird suicides</w:t>
        </w:r>
        <w:r w:rsidRPr="004325D9">
          <w:rPr>
            <w:rFonts w:ascii="Segoe UI" w:eastAsia="Times New Roman" w:hAnsi="Segoe UI" w:cs="Segoe UI"/>
            <w:color w:val="000000"/>
            <w:sz w:val="15"/>
            <w:szCs w:val="15"/>
            <w:lang w:eastAsia="en-IN"/>
          </w:rPr>
          <w:t>. Most of the migratory birds visiting the area never leave the village, </w:t>
        </w:r>
        <w:r w:rsidRPr="004325D9">
          <w:rPr>
            <w:rFonts w:ascii="Segoe UI" w:eastAsia="Times New Roman" w:hAnsi="Segoe UI" w:cs="Segoe UI"/>
            <w:b/>
            <w:bCs/>
            <w:color w:val="000000"/>
            <w:sz w:val="15"/>
            <w:lang w:eastAsia="en-IN"/>
          </w:rPr>
          <w:t>dropping dead for no rhyme or reason</w:t>
        </w:r>
        <w:r w:rsidRPr="004325D9">
          <w:rPr>
            <w:rFonts w:ascii="Segoe UI" w:eastAsia="Times New Roman" w:hAnsi="Segoe UI" w:cs="Segoe UI"/>
            <w:color w:val="000000"/>
            <w:sz w:val="15"/>
            <w:szCs w:val="15"/>
            <w:lang w:eastAsia="en-IN"/>
          </w:rPr>
          <w:t> on the streets. The case gets even more inscrutable as these birds always plummet to their death between 06:00 p.m. to 09:30 p.m. on the moonless nights of September and October.</w:t>
        </w:r>
        <w:r w:rsidRPr="004325D9">
          <w:rPr>
            <w:rFonts w:ascii="Segoe UI" w:eastAsia="Times New Roman" w:hAnsi="Segoe UI" w:cs="Segoe UI"/>
            <w:color w:val="000000"/>
            <w:sz w:val="15"/>
            <w:szCs w:val="15"/>
            <w:lang w:eastAsia="en-IN"/>
          </w:rPr>
          <w:br/>
          <w:t>These </w:t>
        </w:r>
        <w:r w:rsidRPr="004325D9">
          <w:rPr>
            <w:rFonts w:ascii="Segoe UI" w:eastAsia="Times New Roman" w:hAnsi="Segoe UI" w:cs="Segoe UI"/>
            <w:b/>
            <w:bCs/>
            <w:color w:val="000000"/>
            <w:sz w:val="15"/>
            <w:lang w:eastAsia="en-IN"/>
          </w:rPr>
          <w:t>mass suicides</w:t>
        </w:r>
        <w:r w:rsidRPr="004325D9">
          <w:rPr>
            <w:rFonts w:ascii="Segoe UI" w:eastAsia="Times New Roman" w:hAnsi="Segoe UI" w:cs="Segoe UI"/>
            <w:color w:val="000000"/>
            <w:sz w:val="15"/>
            <w:szCs w:val="15"/>
            <w:lang w:eastAsia="en-IN"/>
          </w:rPr>
          <w:t> only occur on a specific 1 mile by 600 feet strip of land and this phenomenon is said to have occurred year after year without a break for more than a century. Many theories have been offered by scientists to explain this phenomenon, the most popular one being that these birds are attracted towards village lights which later confuse them, along with many others.</w:t>
        </w:r>
        <w:r w:rsidRPr="004325D9">
          <w:rPr>
            <w:rFonts w:ascii="Segoe UI" w:eastAsia="Times New Roman" w:hAnsi="Segoe UI" w:cs="Segoe UI"/>
            <w:color w:val="000000"/>
            <w:sz w:val="15"/>
            <w:szCs w:val="15"/>
            <w:lang w:eastAsia="en-IN"/>
          </w:rPr>
          <w:br/>
          <w:t>None of them have yet been able to prove any of the theories behind this phenomenon though, which is why it continues to haunt and intrigue the minds of the residents and travellers just the same.</w:t>
        </w:r>
      </w:ins>
    </w:p>
    <w:p w:rsidR="004325D9" w:rsidRPr="004325D9" w:rsidRDefault="004325D9" w:rsidP="004325D9">
      <w:pPr>
        <w:spacing w:before="100" w:beforeAutospacing="1" w:after="100" w:afterAutospacing="1" w:line="240" w:lineRule="auto"/>
        <w:jc w:val="both"/>
        <w:rPr>
          <w:ins w:id="92" w:author="Unknown"/>
          <w:rFonts w:ascii="Segoe UI" w:eastAsia="Times New Roman" w:hAnsi="Segoe UI" w:cs="Segoe UI"/>
          <w:color w:val="000000"/>
          <w:sz w:val="15"/>
          <w:szCs w:val="15"/>
          <w:lang w:eastAsia="en-IN"/>
        </w:rPr>
      </w:pPr>
      <w:ins w:id="93"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94" w:author="Unknown"/>
          <w:rFonts w:ascii="Arial" w:eastAsia="Times New Roman" w:hAnsi="Arial" w:cs="Arial"/>
          <w:color w:val="000000"/>
          <w:sz w:val="36"/>
          <w:szCs w:val="36"/>
          <w:lang w:eastAsia="en-IN"/>
        </w:rPr>
      </w:pPr>
      <w:ins w:id="95" w:author="Unknown">
        <w:r w:rsidRPr="004325D9">
          <w:rPr>
            <w:rFonts w:ascii="Arial" w:eastAsia="Times New Roman" w:hAnsi="Arial" w:cs="Arial"/>
            <w:color w:val="000000"/>
            <w:sz w:val="36"/>
            <w:szCs w:val="36"/>
            <w:lang w:eastAsia="en-IN"/>
          </w:rPr>
          <w:t>9. Ramoji Film City – Hyderabad</w:t>
        </w:r>
      </w:ins>
    </w:p>
    <w:p w:rsidR="004325D9" w:rsidRPr="004325D9" w:rsidRDefault="004325D9" w:rsidP="004325D9">
      <w:pPr>
        <w:spacing w:after="0" w:line="240" w:lineRule="auto"/>
        <w:jc w:val="both"/>
        <w:rPr>
          <w:ins w:id="96"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6343650" cy="5238750"/>
            <wp:effectExtent l="19050" t="0" r="0" b="0"/>
            <wp:docPr id="11" name="Picture 11" descr="Ramoji Film City - Haunted Place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moji Film City - Haunted Places in India"/>
                    <pic:cNvPicPr>
                      <a:picLocks noChangeAspect="1" noChangeArrowheads="1"/>
                    </pic:cNvPicPr>
                  </pic:nvPicPr>
                  <pic:blipFill>
                    <a:blip r:embed="rId27"/>
                    <a:srcRect/>
                    <a:stretch>
                      <a:fillRect/>
                    </a:stretch>
                  </pic:blipFill>
                  <pic:spPr bwMode="auto">
                    <a:xfrm>
                      <a:off x="0" y="0"/>
                      <a:ext cx="6343650" cy="52387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97" w:author="Unknown"/>
          <w:rFonts w:ascii="Segoe UI" w:eastAsia="Times New Roman" w:hAnsi="Segoe UI" w:cs="Segoe UI"/>
          <w:color w:val="999999"/>
          <w:sz w:val="14"/>
          <w:szCs w:val="14"/>
          <w:lang w:eastAsia="en-IN"/>
        </w:rPr>
      </w:pPr>
      <w:ins w:id="98" w:author="Unknown">
        <w:r w:rsidRPr="004325D9">
          <w:rPr>
            <w:rFonts w:ascii="Segoe UI" w:eastAsia="Times New Roman" w:hAnsi="Segoe UI" w:cs="Segoe UI"/>
            <w:color w:val="999999"/>
            <w:sz w:val="14"/>
            <w:szCs w:val="14"/>
            <w:lang w:eastAsia="en-IN"/>
          </w:rPr>
          <w:t>Ramoji Film City (</w:t>
        </w:r>
        <w:r w:rsidRPr="004325D9">
          <w:rPr>
            <w:rFonts w:ascii="Segoe UI" w:eastAsia="Times New Roman" w:hAnsi="Segoe UI" w:cs="Segoe UI"/>
            <w:color w:val="999999"/>
            <w:sz w:val="14"/>
            <w:szCs w:val="14"/>
            <w:lang w:eastAsia="en-IN"/>
          </w:rPr>
          <w:fldChar w:fldCharType="begin"/>
        </w:r>
        <w:r w:rsidRPr="004325D9">
          <w:rPr>
            <w:rFonts w:ascii="Segoe UI" w:eastAsia="Times New Roman" w:hAnsi="Segoe UI" w:cs="Segoe UI"/>
            <w:color w:val="999999"/>
            <w:sz w:val="14"/>
            <w:szCs w:val="14"/>
            <w:lang w:eastAsia="en-IN"/>
          </w:rPr>
          <w:instrText xml:space="preserve"> HYPERLINK "https://www.flickr.com/photos/mckaysavage/3920732198/in/photolist-cWbRiQ-hGrmU-6Ypbtn-93Nwoj-6YsYbJ-hGqPZ-6YsM61-MgXzj-56eA3J-56areM-56eATL-6Ypave-56aqZH-56eAbf-56armz-7rZ6aj-7rZ7gW-7rVayr-7rV8dX-38q7wT" \t "_blank" </w:instrText>
        </w:r>
        <w:r w:rsidRPr="004325D9">
          <w:rPr>
            <w:rFonts w:ascii="Segoe UI" w:eastAsia="Times New Roman" w:hAnsi="Segoe UI" w:cs="Segoe UI"/>
            <w:color w:val="999999"/>
            <w:sz w:val="14"/>
            <w:szCs w:val="14"/>
            <w:lang w:eastAsia="en-IN"/>
          </w:rPr>
          <w:fldChar w:fldCharType="separate"/>
        </w:r>
        <w:r w:rsidRPr="004325D9">
          <w:rPr>
            <w:rFonts w:ascii="Segoe UI" w:eastAsia="Times New Roman" w:hAnsi="Segoe UI" w:cs="Segoe UI"/>
            <w:color w:val="0090D3"/>
            <w:sz w:val="14"/>
            <w:u w:val="single"/>
            <w:lang w:eastAsia="en-IN"/>
          </w:rPr>
          <w:t>Credits</w:t>
        </w:r>
        <w:r w:rsidRPr="004325D9">
          <w:rPr>
            <w:rFonts w:ascii="Segoe UI" w:eastAsia="Times New Roman" w:hAnsi="Segoe UI" w:cs="Segoe UI"/>
            <w:color w:val="999999"/>
            <w:sz w:val="14"/>
            <w:szCs w:val="14"/>
            <w:lang w:eastAsia="en-IN"/>
          </w:rPr>
          <w:fldChar w:fldCharType="end"/>
        </w:r>
        <w:r w:rsidRPr="004325D9">
          <w:rPr>
            <w:rFonts w:ascii="Segoe UI" w:eastAsia="Times New Roman" w:hAnsi="Segoe UI" w:cs="Segoe UI"/>
            <w:color w:val="999999"/>
            <w:sz w:val="14"/>
            <w:szCs w:val="14"/>
            <w:lang w:eastAsia="en-IN"/>
          </w:rPr>
          <w:t>)</w:t>
        </w:r>
      </w:ins>
    </w:p>
    <w:p w:rsidR="004325D9" w:rsidRPr="004325D9" w:rsidRDefault="004325D9" w:rsidP="004325D9">
      <w:pPr>
        <w:spacing w:before="100" w:beforeAutospacing="1" w:after="100" w:afterAutospacing="1" w:line="240" w:lineRule="auto"/>
        <w:jc w:val="both"/>
        <w:rPr>
          <w:ins w:id="99" w:author="Unknown"/>
          <w:rFonts w:ascii="Segoe UI" w:eastAsia="Times New Roman" w:hAnsi="Segoe UI" w:cs="Segoe UI"/>
          <w:color w:val="000000"/>
          <w:sz w:val="15"/>
          <w:szCs w:val="15"/>
          <w:lang w:eastAsia="en-IN"/>
        </w:rPr>
      </w:pPr>
      <w:ins w:id="100" w:author="Unknown">
        <w:r w:rsidRPr="004325D9">
          <w:rPr>
            <w:rFonts w:ascii="Segoe UI" w:eastAsia="Times New Roman" w:hAnsi="Segoe UI" w:cs="Segoe UI"/>
            <w:color w:val="000000"/>
            <w:sz w:val="15"/>
            <w:szCs w:val="15"/>
            <w:lang w:eastAsia="en-IN"/>
          </w:rPr>
          <w:t>Being one of the biggest film cities in the country, this place is home to a lot of hotels which have been projected to a lot of controversy because of the reported “</w:t>
        </w:r>
        <w:r w:rsidRPr="004325D9">
          <w:rPr>
            <w:rFonts w:ascii="Segoe UI" w:eastAsia="Times New Roman" w:hAnsi="Segoe UI" w:cs="Segoe UI"/>
            <w:b/>
            <w:bCs/>
            <w:color w:val="000000"/>
            <w:sz w:val="15"/>
            <w:lang w:eastAsia="en-IN"/>
          </w:rPr>
          <w:t>supernatural activities</w:t>
        </w:r>
        <w:r w:rsidRPr="004325D9">
          <w:rPr>
            <w:rFonts w:ascii="Segoe UI" w:eastAsia="Times New Roman" w:hAnsi="Segoe UI" w:cs="Segoe UI"/>
            <w:color w:val="000000"/>
            <w:sz w:val="15"/>
            <w:szCs w:val="15"/>
            <w:lang w:eastAsia="en-IN"/>
          </w:rPr>
          <w:t>” in and around them.</w:t>
        </w:r>
        <w:r w:rsidRPr="004325D9">
          <w:rPr>
            <w:rFonts w:ascii="Segoe UI" w:eastAsia="Times New Roman" w:hAnsi="Segoe UI" w:cs="Segoe UI"/>
            <w:color w:val="000000"/>
            <w:sz w:val="15"/>
            <w:szCs w:val="15"/>
            <w:lang w:eastAsia="en-IN"/>
          </w:rPr>
          <w:br/>
          <w:t>Witnesses report the lights kept on top keep falling off, the light men- who sit with the lights on top have been pushed so many times and many have had grievous injuries. The food left in rooms also gets scattered around the room and </w:t>
        </w:r>
        <w:r w:rsidRPr="004325D9">
          <w:rPr>
            <w:rFonts w:ascii="Segoe UI" w:eastAsia="Times New Roman" w:hAnsi="Segoe UI" w:cs="Segoe UI"/>
            <w:b/>
            <w:bCs/>
            <w:color w:val="000000"/>
            <w:sz w:val="15"/>
            <w:lang w:eastAsia="en-IN"/>
          </w:rPr>
          <w:t>strange marks</w:t>
        </w:r>
        <w:r w:rsidRPr="004325D9">
          <w:rPr>
            <w:rFonts w:ascii="Segoe UI" w:eastAsia="Times New Roman" w:hAnsi="Segoe UI" w:cs="Segoe UI"/>
            <w:color w:val="000000"/>
            <w:sz w:val="15"/>
            <w:szCs w:val="15"/>
            <w:lang w:eastAsia="en-IN"/>
          </w:rPr>
          <w:t> are left on the mirrors.</w:t>
        </w:r>
        <w:r w:rsidRPr="004325D9">
          <w:rPr>
            <w:rFonts w:ascii="Segoe UI" w:eastAsia="Times New Roman" w:hAnsi="Segoe UI" w:cs="Segoe UI"/>
            <w:color w:val="000000"/>
            <w:sz w:val="15"/>
            <w:szCs w:val="15"/>
            <w:lang w:eastAsia="en-IN"/>
          </w:rPr>
          <w:br/>
          <w:t>Females are more targeted by the </w:t>
        </w:r>
        <w:r w:rsidRPr="004325D9">
          <w:rPr>
            <w:rFonts w:ascii="Segoe UI" w:eastAsia="Times New Roman" w:hAnsi="Segoe UI" w:cs="Segoe UI"/>
            <w:b/>
            <w:bCs/>
            <w:color w:val="000000"/>
            <w:sz w:val="15"/>
            <w:lang w:eastAsia="en-IN"/>
          </w:rPr>
          <w:t>ghosts</w:t>
        </w:r>
        <w:r w:rsidRPr="004325D9">
          <w:rPr>
            <w:rFonts w:ascii="Segoe UI" w:eastAsia="Times New Roman" w:hAnsi="Segoe UI" w:cs="Segoe UI"/>
            <w:color w:val="000000"/>
            <w:sz w:val="15"/>
            <w:szCs w:val="15"/>
            <w:lang w:eastAsia="en-IN"/>
          </w:rPr>
          <w:t> than the males. Girls reported an invisible force tearing their clothes off, some said they felt someone knock their washroom doors while the rooms remain locked from the inside. They create havoc. Many preventive measures have been taken but in vain. </w:t>
        </w:r>
        <w:r w:rsidRPr="004325D9">
          <w:rPr>
            <w:rFonts w:ascii="Segoe UI" w:eastAsia="Times New Roman" w:hAnsi="Segoe UI" w:cs="Segoe UI"/>
            <w:b/>
            <w:bCs/>
            <w:color w:val="000000"/>
            <w:sz w:val="15"/>
            <w:lang w:eastAsia="en-IN"/>
          </w:rPr>
          <w:t>Must visit</w:t>
        </w:r>
        <w:r w:rsidRPr="004325D9">
          <w:rPr>
            <w:rFonts w:ascii="Segoe UI" w:eastAsia="Times New Roman" w:hAnsi="Segoe UI" w:cs="Segoe UI"/>
            <w:color w:val="000000"/>
            <w:sz w:val="15"/>
            <w:szCs w:val="15"/>
            <w:lang w:eastAsia="en-IN"/>
          </w:rPr>
          <w:t> haunted place in India in case you want to experience the </w:t>
        </w:r>
        <w:r w:rsidRPr="004325D9">
          <w:rPr>
            <w:rFonts w:ascii="Segoe UI" w:eastAsia="Times New Roman" w:hAnsi="Segoe UI" w:cs="Segoe UI"/>
            <w:b/>
            <w:bCs/>
            <w:color w:val="000000"/>
            <w:sz w:val="15"/>
            <w:lang w:eastAsia="en-IN"/>
          </w:rPr>
          <w:t>paranormal </w:t>
        </w:r>
        <w:r w:rsidRPr="004325D9">
          <w:rPr>
            <w:rFonts w:ascii="Segoe UI" w:eastAsia="Times New Roman" w:hAnsi="Segoe UI" w:cs="Segoe UI"/>
            <w:color w:val="000000"/>
            <w:sz w:val="15"/>
            <w:szCs w:val="15"/>
            <w:lang w:eastAsia="en-IN"/>
          </w:rPr>
          <w:t>for yourself.</w:t>
        </w:r>
      </w:ins>
    </w:p>
    <w:p w:rsidR="004325D9" w:rsidRPr="004325D9" w:rsidRDefault="004325D9" w:rsidP="004325D9">
      <w:pPr>
        <w:spacing w:before="100" w:beforeAutospacing="1" w:after="100" w:afterAutospacing="1" w:line="240" w:lineRule="auto"/>
        <w:jc w:val="both"/>
        <w:rPr>
          <w:ins w:id="101" w:author="Unknown"/>
          <w:rFonts w:ascii="Segoe UI" w:eastAsia="Times New Roman" w:hAnsi="Segoe UI" w:cs="Segoe UI"/>
          <w:color w:val="000000"/>
          <w:sz w:val="15"/>
          <w:szCs w:val="15"/>
          <w:lang w:eastAsia="en-IN"/>
        </w:rPr>
      </w:pPr>
      <w:ins w:id="102"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103" w:author="Unknown"/>
          <w:rFonts w:ascii="Arial" w:eastAsia="Times New Roman" w:hAnsi="Arial" w:cs="Arial"/>
          <w:color w:val="000000"/>
          <w:sz w:val="36"/>
          <w:szCs w:val="36"/>
          <w:lang w:eastAsia="en-IN"/>
        </w:rPr>
      </w:pPr>
      <w:ins w:id="104" w:author="Unknown">
        <w:r w:rsidRPr="004325D9">
          <w:rPr>
            <w:rFonts w:ascii="Arial" w:eastAsia="Times New Roman" w:hAnsi="Arial" w:cs="Arial"/>
            <w:color w:val="000000"/>
            <w:sz w:val="36"/>
            <w:szCs w:val="36"/>
            <w:lang w:eastAsia="en-IN"/>
          </w:rPr>
          <w:t>10. Raj Kiran hotel – Lonavla, Maharashtra</w:t>
        </w:r>
      </w:ins>
    </w:p>
    <w:p w:rsidR="004325D9" w:rsidRPr="004325D9" w:rsidRDefault="004325D9" w:rsidP="004325D9">
      <w:pPr>
        <w:spacing w:after="0" w:line="240" w:lineRule="auto"/>
        <w:jc w:val="both"/>
        <w:rPr>
          <w:ins w:id="105" w:author="Unknown"/>
          <w:rFonts w:ascii="Segoe UI" w:eastAsia="Times New Roman" w:hAnsi="Segoe UI" w:cs="Segoe UI"/>
          <w:color w:val="000000"/>
          <w:sz w:val="15"/>
          <w:szCs w:val="15"/>
          <w:lang w:eastAsia="en-IN"/>
        </w:rPr>
      </w:pPr>
      <w:r>
        <w:rPr>
          <w:rFonts w:ascii="Segoe UI" w:eastAsia="Times New Roman" w:hAnsi="Segoe UI" w:cs="Segoe UI"/>
          <w:noProof/>
          <w:color w:val="0090D3"/>
          <w:sz w:val="15"/>
          <w:szCs w:val="15"/>
          <w:lang w:eastAsia="en-IN"/>
        </w:rPr>
        <w:lastRenderedPageBreak/>
        <w:drawing>
          <wp:inline distT="0" distB="0" distL="0" distR="0">
            <wp:extent cx="5619750" cy="4210050"/>
            <wp:effectExtent l="19050" t="0" r="0" b="0"/>
            <wp:docPr id="12" name="Picture 12" descr="Raj Kiran Hotel">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aj Kiran Hotel">
                      <a:hlinkClick r:id="rId28"/>
                    </pic:cNvPr>
                    <pic:cNvPicPr>
                      <a:picLocks noChangeAspect="1" noChangeArrowheads="1"/>
                    </pic:cNvPicPr>
                  </pic:nvPicPr>
                  <pic:blipFill>
                    <a:blip r:embed="rId29"/>
                    <a:srcRect/>
                    <a:stretch>
                      <a:fillRect/>
                    </a:stretch>
                  </pic:blipFill>
                  <pic:spPr bwMode="auto">
                    <a:xfrm>
                      <a:off x="0" y="0"/>
                      <a:ext cx="5619750" cy="42100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106" w:author="Unknown"/>
          <w:rFonts w:ascii="Segoe UI" w:eastAsia="Times New Roman" w:hAnsi="Segoe UI" w:cs="Segoe UI"/>
          <w:color w:val="999999"/>
          <w:sz w:val="14"/>
          <w:szCs w:val="14"/>
          <w:lang w:eastAsia="en-IN"/>
        </w:rPr>
      </w:pPr>
      <w:ins w:id="107" w:author="Unknown">
        <w:r w:rsidRPr="004325D9">
          <w:rPr>
            <w:rFonts w:ascii="Segoe UI" w:eastAsia="Times New Roman" w:hAnsi="Segoe UI" w:cs="Segoe UI"/>
            <w:color w:val="999999"/>
            <w:sz w:val="14"/>
            <w:szCs w:val="14"/>
            <w:lang w:eastAsia="en-IN"/>
          </w:rPr>
          <w:t>Raj Kiran Hotel</w:t>
        </w:r>
      </w:ins>
    </w:p>
    <w:p w:rsidR="004325D9" w:rsidRPr="004325D9" w:rsidRDefault="004325D9" w:rsidP="004325D9">
      <w:pPr>
        <w:spacing w:before="100" w:beforeAutospacing="1" w:after="100" w:afterAutospacing="1" w:line="240" w:lineRule="auto"/>
        <w:jc w:val="both"/>
        <w:rPr>
          <w:ins w:id="108" w:author="Unknown"/>
          <w:rFonts w:ascii="Segoe UI" w:eastAsia="Times New Roman" w:hAnsi="Segoe UI" w:cs="Segoe UI"/>
          <w:color w:val="000000"/>
          <w:sz w:val="15"/>
          <w:szCs w:val="15"/>
          <w:lang w:eastAsia="en-IN"/>
        </w:rPr>
      </w:pPr>
      <w:ins w:id="109" w:author="Unknown">
        <w:r w:rsidRPr="004325D9">
          <w:rPr>
            <w:rFonts w:ascii="Segoe UI" w:eastAsia="Times New Roman" w:hAnsi="Segoe UI" w:cs="Segoe UI"/>
            <w:color w:val="000000"/>
            <w:sz w:val="15"/>
            <w:szCs w:val="15"/>
            <w:lang w:eastAsia="en-IN"/>
          </w:rPr>
          <w:t>This haunted hotel in India was reported to be one of the hit zones as far as the “</w:t>
        </w:r>
        <w:r w:rsidRPr="004325D9">
          <w:rPr>
            <w:rFonts w:ascii="Segoe UI" w:eastAsia="Times New Roman" w:hAnsi="Segoe UI" w:cs="Segoe UI"/>
            <w:b/>
            <w:bCs/>
            <w:color w:val="000000"/>
            <w:sz w:val="15"/>
            <w:lang w:eastAsia="en-IN"/>
          </w:rPr>
          <w:t>super natural</w:t>
        </w:r>
        <w:r w:rsidRPr="004325D9">
          <w:rPr>
            <w:rFonts w:ascii="Segoe UI" w:eastAsia="Times New Roman" w:hAnsi="Segoe UI" w:cs="Segoe UI"/>
            <w:color w:val="000000"/>
            <w:sz w:val="15"/>
            <w:szCs w:val="15"/>
            <w:lang w:eastAsia="en-IN"/>
          </w:rPr>
          <w:t>” is concerned. Residents of one particular room in this hotel claimed to have their bed sheets pulled over and stayed put in such state long after they’d leave the bed in a scare. Some people recount having woken up in the middle of dark nights with a ray of blue light at their feet. This room is in the corner and at the backside of the reception on the ground floor itself.</w:t>
        </w:r>
      </w:ins>
    </w:p>
    <w:p w:rsidR="004325D9" w:rsidRPr="004325D9" w:rsidRDefault="004325D9" w:rsidP="004325D9">
      <w:pPr>
        <w:spacing w:before="100" w:beforeAutospacing="1" w:after="100" w:afterAutospacing="1" w:line="240" w:lineRule="auto"/>
        <w:jc w:val="both"/>
        <w:rPr>
          <w:ins w:id="110" w:author="Unknown"/>
          <w:rFonts w:ascii="Segoe UI" w:eastAsia="Times New Roman" w:hAnsi="Segoe UI" w:cs="Segoe UI"/>
          <w:color w:val="000000"/>
          <w:sz w:val="15"/>
          <w:szCs w:val="15"/>
          <w:lang w:eastAsia="en-IN"/>
        </w:rPr>
      </w:pPr>
      <w:ins w:id="111"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112" w:author="Unknown"/>
          <w:rFonts w:ascii="Arial" w:eastAsia="Times New Roman" w:hAnsi="Arial" w:cs="Arial"/>
          <w:color w:val="000000"/>
          <w:sz w:val="36"/>
          <w:szCs w:val="36"/>
          <w:lang w:eastAsia="en-IN"/>
        </w:rPr>
      </w:pPr>
      <w:ins w:id="113" w:author="Unknown">
        <w:r w:rsidRPr="004325D9">
          <w:rPr>
            <w:rFonts w:ascii="Arial" w:eastAsia="Times New Roman" w:hAnsi="Arial" w:cs="Arial"/>
            <w:color w:val="000000"/>
            <w:sz w:val="36"/>
            <w:szCs w:val="36"/>
            <w:lang w:eastAsia="en-IN"/>
          </w:rPr>
          <w:t>11. Sanjay Van (near Qutab Institutional Area) – New Delhi</w:t>
        </w:r>
      </w:ins>
    </w:p>
    <w:p w:rsidR="004325D9" w:rsidRPr="004325D9" w:rsidRDefault="004325D9" w:rsidP="004325D9">
      <w:pPr>
        <w:spacing w:after="0" w:line="240" w:lineRule="auto"/>
        <w:jc w:val="both"/>
        <w:rPr>
          <w:ins w:id="114"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5372100" cy="3581400"/>
            <wp:effectExtent l="19050" t="0" r="0" b="0"/>
            <wp:docPr id="13" name="Picture 13" descr="Sanjay Van - Haunted places in Del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njay Van - Haunted places in Delhi"/>
                    <pic:cNvPicPr>
                      <a:picLocks noChangeAspect="1" noChangeArrowheads="1"/>
                    </pic:cNvPicPr>
                  </pic:nvPicPr>
                  <pic:blipFill>
                    <a:blip r:embed="rId30"/>
                    <a:srcRect/>
                    <a:stretch>
                      <a:fillRect/>
                    </a:stretch>
                  </pic:blipFill>
                  <pic:spPr bwMode="auto">
                    <a:xfrm>
                      <a:off x="0" y="0"/>
                      <a:ext cx="5372100" cy="358140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115" w:author="Unknown"/>
          <w:rFonts w:ascii="Segoe UI" w:eastAsia="Times New Roman" w:hAnsi="Segoe UI" w:cs="Segoe UI"/>
          <w:color w:val="999999"/>
          <w:sz w:val="14"/>
          <w:szCs w:val="14"/>
          <w:lang w:eastAsia="en-IN"/>
        </w:rPr>
      </w:pPr>
      <w:ins w:id="116" w:author="Unknown">
        <w:r w:rsidRPr="004325D9">
          <w:rPr>
            <w:rFonts w:ascii="Segoe UI" w:eastAsia="Times New Roman" w:hAnsi="Segoe UI" w:cs="Segoe UI"/>
            <w:color w:val="999999"/>
            <w:sz w:val="14"/>
            <w:szCs w:val="14"/>
            <w:lang w:eastAsia="en-IN"/>
          </w:rPr>
          <w:t>Sanjay Van, Delhi</w:t>
        </w:r>
      </w:ins>
    </w:p>
    <w:p w:rsidR="004325D9" w:rsidRPr="004325D9" w:rsidRDefault="004325D9" w:rsidP="004325D9">
      <w:pPr>
        <w:spacing w:before="100" w:beforeAutospacing="1" w:after="100" w:afterAutospacing="1" w:line="240" w:lineRule="auto"/>
        <w:jc w:val="both"/>
        <w:rPr>
          <w:ins w:id="117" w:author="Unknown"/>
          <w:rFonts w:ascii="Segoe UI" w:eastAsia="Times New Roman" w:hAnsi="Segoe UI" w:cs="Segoe UI"/>
          <w:color w:val="000000"/>
          <w:sz w:val="15"/>
          <w:szCs w:val="15"/>
          <w:lang w:eastAsia="en-IN"/>
        </w:rPr>
      </w:pPr>
      <w:ins w:id="118" w:author="Unknown">
        <w:r w:rsidRPr="004325D9">
          <w:rPr>
            <w:rFonts w:ascii="Segoe UI" w:eastAsia="Times New Roman" w:hAnsi="Segoe UI" w:cs="Segoe UI"/>
            <w:color w:val="000000"/>
            <w:sz w:val="15"/>
            <w:szCs w:val="15"/>
            <w:lang w:eastAsia="en-IN"/>
          </w:rPr>
          <w:t>Sanjay Van is a huge forest area spread over around 10 kms. People have reported having seen a </w:t>
        </w:r>
        <w:r w:rsidRPr="004325D9">
          <w:rPr>
            <w:rFonts w:ascii="Segoe UI" w:eastAsia="Times New Roman" w:hAnsi="Segoe UI" w:cs="Segoe UI"/>
            <w:b/>
            <w:bCs/>
            <w:color w:val="000000"/>
            <w:sz w:val="15"/>
            <w:lang w:eastAsia="en-IN"/>
          </w:rPr>
          <w:t>lady dressed in a white saree</w:t>
        </w:r>
        <w:r w:rsidRPr="004325D9">
          <w:rPr>
            <w:rFonts w:ascii="Segoe UI" w:eastAsia="Times New Roman" w:hAnsi="Segoe UI" w:cs="Segoe UI"/>
            <w:color w:val="000000"/>
            <w:sz w:val="15"/>
            <w:szCs w:val="15"/>
            <w:lang w:eastAsia="en-IN"/>
          </w:rPr>
          <w:t>appearing and disappearing suddenly around the cremation ground near that area. No wonder this area is regarded as </w:t>
        </w:r>
        <w:r w:rsidRPr="004325D9">
          <w:rPr>
            <w:rFonts w:ascii="Segoe UI" w:eastAsia="Times New Roman" w:hAnsi="Segoe UI" w:cs="Segoe UI"/>
            <w:b/>
            <w:bCs/>
            <w:color w:val="000000"/>
            <w:sz w:val="15"/>
            <w:lang w:eastAsia="en-IN"/>
          </w:rPr>
          <w:t>most haunted place in Delhi</w:t>
        </w:r>
        <w:r w:rsidRPr="004325D9">
          <w:rPr>
            <w:rFonts w:ascii="Segoe UI" w:eastAsia="Times New Roman" w:hAnsi="Segoe UI" w:cs="Segoe UI"/>
            <w:color w:val="000000"/>
            <w:sz w:val="15"/>
            <w:szCs w:val="15"/>
            <w:lang w:eastAsia="en-IN"/>
          </w:rPr>
          <w:t>. Make sure that you are not alone here, especially after the dark.</w:t>
        </w:r>
      </w:ins>
    </w:p>
    <w:p w:rsidR="004325D9" w:rsidRPr="004325D9" w:rsidRDefault="004325D9" w:rsidP="004325D9">
      <w:pPr>
        <w:spacing w:before="100" w:beforeAutospacing="1" w:after="100" w:afterAutospacing="1" w:line="240" w:lineRule="auto"/>
        <w:jc w:val="both"/>
        <w:rPr>
          <w:ins w:id="119" w:author="Unknown"/>
          <w:rFonts w:ascii="Segoe UI" w:eastAsia="Times New Roman" w:hAnsi="Segoe UI" w:cs="Segoe UI"/>
          <w:color w:val="000000"/>
          <w:sz w:val="15"/>
          <w:szCs w:val="15"/>
          <w:lang w:eastAsia="en-IN"/>
        </w:rPr>
      </w:pPr>
      <w:ins w:id="120"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121" w:author="Unknown"/>
          <w:rFonts w:ascii="Arial" w:eastAsia="Times New Roman" w:hAnsi="Arial" w:cs="Arial"/>
          <w:color w:val="000000"/>
          <w:sz w:val="36"/>
          <w:szCs w:val="36"/>
          <w:lang w:eastAsia="en-IN"/>
        </w:rPr>
      </w:pPr>
      <w:ins w:id="122" w:author="Unknown">
        <w:r w:rsidRPr="004325D9">
          <w:rPr>
            <w:rFonts w:ascii="Arial" w:eastAsia="Times New Roman" w:hAnsi="Arial" w:cs="Arial"/>
            <w:color w:val="000000"/>
            <w:sz w:val="36"/>
            <w:szCs w:val="36"/>
            <w:lang w:eastAsia="en-IN"/>
          </w:rPr>
          <w:t>12. Dow Hill in Kurseong – Darjeeling</w:t>
        </w:r>
      </w:ins>
    </w:p>
    <w:p w:rsidR="004325D9" w:rsidRPr="004325D9" w:rsidRDefault="004325D9" w:rsidP="004325D9">
      <w:pPr>
        <w:spacing w:after="0" w:line="240" w:lineRule="auto"/>
        <w:jc w:val="both"/>
        <w:rPr>
          <w:ins w:id="123"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6858000" cy="4857750"/>
            <wp:effectExtent l="19050" t="0" r="0" b="0"/>
            <wp:docPr id="14" name="Picture 14" descr="Kurseong - Haunted Place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urseong - Haunted Places in India"/>
                    <pic:cNvPicPr>
                      <a:picLocks noChangeAspect="1" noChangeArrowheads="1"/>
                    </pic:cNvPicPr>
                  </pic:nvPicPr>
                  <pic:blipFill>
                    <a:blip r:embed="rId31"/>
                    <a:srcRect/>
                    <a:stretch>
                      <a:fillRect/>
                    </a:stretch>
                  </pic:blipFill>
                  <pic:spPr bwMode="auto">
                    <a:xfrm>
                      <a:off x="0" y="0"/>
                      <a:ext cx="6858000" cy="48577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124" w:author="Unknown"/>
          <w:rFonts w:ascii="Segoe UI" w:eastAsia="Times New Roman" w:hAnsi="Segoe UI" w:cs="Segoe UI"/>
          <w:color w:val="999999"/>
          <w:sz w:val="14"/>
          <w:szCs w:val="14"/>
          <w:lang w:eastAsia="en-IN"/>
        </w:rPr>
      </w:pPr>
      <w:ins w:id="125" w:author="Unknown">
        <w:r w:rsidRPr="004325D9">
          <w:rPr>
            <w:rFonts w:ascii="Segoe UI" w:eastAsia="Times New Roman" w:hAnsi="Segoe UI" w:cs="Segoe UI"/>
            <w:color w:val="999999"/>
            <w:sz w:val="14"/>
            <w:szCs w:val="14"/>
            <w:lang w:eastAsia="en-IN"/>
          </w:rPr>
          <w:t>Kurseong</w:t>
        </w:r>
      </w:ins>
    </w:p>
    <w:p w:rsidR="004325D9" w:rsidRPr="004325D9" w:rsidRDefault="004325D9" w:rsidP="004325D9">
      <w:pPr>
        <w:spacing w:beforeAutospacing="1" w:after="0" w:afterAutospacing="1" w:line="240" w:lineRule="auto"/>
        <w:jc w:val="both"/>
        <w:rPr>
          <w:ins w:id="126" w:author="Unknown"/>
          <w:rFonts w:ascii="Segoe UI" w:eastAsia="Times New Roman" w:hAnsi="Segoe UI" w:cs="Segoe UI"/>
          <w:color w:val="000000"/>
          <w:sz w:val="15"/>
          <w:szCs w:val="15"/>
          <w:lang w:eastAsia="en-IN"/>
        </w:rPr>
      </w:pPr>
      <w:ins w:id="127" w:author="Unknown">
        <w:r w:rsidRPr="004325D9">
          <w:rPr>
            <w:rFonts w:ascii="Segoe UI" w:eastAsia="Times New Roman" w:hAnsi="Segoe UI" w:cs="Segoe UI"/>
            <w:color w:val="000000"/>
            <w:sz w:val="15"/>
            <w:szCs w:val="15"/>
            <w:lang w:eastAsia="en-IN"/>
          </w:rPr>
          <w:t>Dow Hill might not be a very sought after place but is definitely one of the </w:t>
        </w:r>
        <w:r w:rsidRPr="004325D9">
          <w:rPr>
            <w:rFonts w:ascii="Segoe UI" w:eastAsia="Times New Roman" w:hAnsi="Segoe UI" w:cs="Segoe UI"/>
            <w:b/>
            <w:bCs/>
            <w:color w:val="000000"/>
            <w:sz w:val="15"/>
            <w:lang w:eastAsia="en-IN"/>
          </w:rPr>
          <w:t>most haunted places in India.</w:t>
        </w:r>
        <w:r w:rsidRPr="004325D9">
          <w:rPr>
            <w:rFonts w:ascii="Segoe UI" w:eastAsia="Times New Roman" w:hAnsi="Segoe UI" w:cs="Segoe UI"/>
            <w:color w:val="000000"/>
            <w:sz w:val="15"/>
            <w:szCs w:val="15"/>
            <w:lang w:eastAsia="en-IN"/>
          </w:rPr>
          <w:t> The Dow Hill Boarding School for Girls is very well known for </w:t>
        </w:r>
        <w:r w:rsidRPr="004325D9">
          <w:rPr>
            <w:rFonts w:ascii="Segoe UI" w:eastAsia="Times New Roman" w:hAnsi="Segoe UI" w:cs="Segoe UI"/>
            <w:b/>
            <w:bCs/>
            <w:color w:val="000000"/>
            <w:sz w:val="15"/>
            <w:lang w:eastAsia="en-IN"/>
          </w:rPr>
          <w:t>spooky activities</w:t>
        </w:r>
        <w:r w:rsidRPr="004325D9">
          <w:rPr>
            <w:rFonts w:ascii="Segoe UI" w:eastAsia="Times New Roman" w:hAnsi="Segoe UI" w:cs="Segoe UI"/>
            <w:color w:val="000000"/>
            <w:sz w:val="15"/>
            <w:szCs w:val="15"/>
            <w:lang w:eastAsia="en-IN"/>
          </w:rPr>
          <w:t> bordering on the </w:t>
        </w:r>
        <w:r w:rsidRPr="004325D9">
          <w:rPr>
            <w:rFonts w:ascii="Segoe UI" w:eastAsia="Times New Roman" w:hAnsi="Segoe UI" w:cs="Segoe UI"/>
            <w:b/>
            <w:bCs/>
            <w:color w:val="000000"/>
            <w:sz w:val="15"/>
            <w:lang w:eastAsia="en-IN"/>
          </w:rPr>
          <w:t>paranormal</w:t>
        </w:r>
        <w:r w:rsidRPr="004325D9">
          <w:rPr>
            <w:rFonts w:ascii="Segoe UI" w:eastAsia="Times New Roman" w:hAnsi="Segoe UI" w:cs="Segoe UI"/>
            <w:color w:val="000000"/>
            <w:sz w:val="15"/>
            <w:szCs w:val="15"/>
            <w:lang w:eastAsia="en-IN"/>
          </w:rPr>
          <w:t>. There have been reports talking of </w:t>
        </w:r>
        <w:r w:rsidRPr="004325D9">
          <w:rPr>
            <w:rFonts w:ascii="Segoe UI" w:eastAsia="Times New Roman" w:hAnsi="Segoe UI" w:cs="Segoe UI"/>
            <w:i/>
            <w:iCs/>
            <w:color w:val="000000"/>
            <w:sz w:val="15"/>
            <w:lang w:eastAsia="en-IN"/>
          </w:rPr>
          <w:t>ghostsightings.</w:t>
        </w:r>
        <w:r w:rsidRPr="004325D9">
          <w:rPr>
            <w:rFonts w:ascii="Segoe UI" w:eastAsia="Times New Roman" w:hAnsi="Segoe UI" w:cs="Segoe UI"/>
            <w:color w:val="000000"/>
            <w:sz w:val="15"/>
            <w:szCs w:val="15"/>
            <w:lang w:eastAsia="en-IN"/>
          </w:rPr>
          <w:t> Also, the forest that surrounds the school is considered to be haunted. In fact, many woodsmen who visit the forest have reported seeing a headless boy who suddenly appears and then disappears into the forests. Legend has it that there were </w:t>
        </w:r>
        <w:r w:rsidRPr="004325D9">
          <w:rPr>
            <w:rFonts w:ascii="Segoe UI" w:eastAsia="Times New Roman" w:hAnsi="Segoe UI" w:cs="Segoe UI"/>
            <w:b/>
            <w:bCs/>
            <w:color w:val="000000"/>
            <w:sz w:val="15"/>
            <w:lang w:eastAsia="en-IN"/>
          </w:rPr>
          <w:t>innumerable murders</w:t>
        </w:r>
        <w:r w:rsidRPr="004325D9">
          <w:rPr>
            <w:rFonts w:ascii="Segoe UI" w:eastAsia="Times New Roman" w:hAnsi="Segoe UI" w:cs="Segoe UI"/>
            <w:color w:val="000000"/>
            <w:sz w:val="15"/>
            <w:szCs w:val="15"/>
            <w:lang w:eastAsia="en-IN"/>
          </w:rPr>
          <w:t> which took place in this forest area. That says more than required on the matter.</w:t>
        </w:r>
        <w:r w:rsidRPr="004325D9">
          <w:rPr>
            <w:rFonts w:ascii="Segoe UI" w:eastAsia="Times New Roman" w:hAnsi="Segoe UI" w:cs="Segoe UI"/>
            <w:color w:val="000000"/>
            <w:sz w:val="15"/>
            <w:szCs w:val="15"/>
            <w:lang w:eastAsia="en-IN"/>
          </w:rPr>
          <w:br/>
        </w:r>
      </w:ins>
    </w:p>
    <w:p w:rsidR="004325D9" w:rsidRPr="004325D9" w:rsidRDefault="004325D9" w:rsidP="004325D9">
      <w:pPr>
        <w:spacing w:before="100" w:beforeAutospacing="1" w:after="100" w:afterAutospacing="1" w:line="240" w:lineRule="auto"/>
        <w:jc w:val="both"/>
        <w:rPr>
          <w:ins w:id="128" w:author="Unknown"/>
          <w:rFonts w:ascii="Segoe UI" w:eastAsia="Times New Roman" w:hAnsi="Segoe UI" w:cs="Segoe UI"/>
          <w:color w:val="000000"/>
          <w:sz w:val="15"/>
          <w:szCs w:val="15"/>
          <w:lang w:eastAsia="en-IN"/>
        </w:rPr>
      </w:pPr>
      <w:ins w:id="129"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350" w:lineRule="atLeast"/>
        <w:jc w:val="both"/>
        <w:outlineLvl w:val="2"/>
        <w:rPr>
          <w:ins w:id="130" w:author="Unknown"/>
          <w:rFonts w:ascii="Arial" w:eastAsia="Times New Roman" w:hAnsi="Arial" w:cs="Arial"/>
          <w:color w:val="000000"/>
          <w:sz w:val="32"/>
          <w:szCs w:val="32"/>
          <w:lang w:eastAsia="en-IN"/>
        </w:rPr>
      </w:pPr>
      <w:ins w:id="131" w:author="Unknown">
        <w:r w:rsidRPr="004325D9">
          <w:rPr>
            <w:rFonts w:ascii="Arial" w:eastAsia="Times New Roman" w:hAnsi="Arial" w:cs="Arial"/>
            <w:color w:val="339966"/>
            <w:sz w:val="32"/>
            <w:szCs w:val="32"/>
            <w:lang w:eastAsia="en-IN"/>
          </w:rPr>
          <w:fldChar w:fldCharType="begin"/>
        </w:r>
        <w:r w:rsidRPr="004325D9">
          <w:rPr>
            <w:rFonts w:ascii="Arial" w:eastAsia="Times New Roman" w:hAnsi="Arial" w:cs="Arial"/>
            <w:color w:val="339966"/>
            <w:sz w:val="32"/>
            <w:szCs w:val="32"/>
            <w:lang w:eastAsia="en-IN"/>
          </w:rPr>
          <w:instrText xml:space="preserve"> HYPERLINK "https://www.holidify.com/" </w:instrText>
        </w:r>
        <w:r w:rsidRPr="004325D9">
          <w:rPr>
            <w:rFonts w:ascii="Arial" w:eastAsia="Times New Roman" w:hAnsi="Arial" w:cs="Arial"/>
            <w:color w:val="339966"/>
            <w:sz w:val="32"/>
            <w:szCs w:val="32"/>
            <w:lang w:eastAsia="en-IN"/>
          </w:rPr>
          <w:fldChar w:fldCharType="separate"/>
        </w:r>
        <w:r w:rsidRPr="004325D9">
          <w:rPr>
            <w:rFonts w:ascii="Arial" w:eastAsia="Times New Roman" w:hAnsi="Arial" w:cs="Arial"/>
            <w:color w:val="339966"/>
            <w:sz w:val="32"/>
            <w:u w:val="single"/>
            <w:lang w:eastAsia="en-IN"/>
          </w:rPr>
          <w:t>Find more Hidden Destinations in India, visit Holidify.com</w:t>
        </w:r>
        <w:r w:rsidRPr="004325D9">
          <w:rPr>
            <w:rFonts w:ascii="Arial" w:eastAsia="Times New Roman" w:hAnsi="Arial" w:cs="Arial"/>
            <w:color w:val="339966"/>
            <w:sz w:val="32"/>
            <w:szCs w:val="32"/>
            <w:lang w:eastAsia="en-IN"/>
          </w:rPr>
          <w:fldChar w:fldCharType="end"/>
        </w:r>
      </w:ins>
    </w:p>
    <w:p w:rsidR="004325D9" w:rsidRPr="004325D9" w:rsidRDefault="004325D9" w:rsidP="004325D9">
      <w:pPr>
        <w:spacing w:before="200" w:after="100" w:line="400" w:lineRule="atLeast"/>
        <w:jc w:val="both"/>
        <w:outlineLvl w:val="1"/>
        <w:rPr>
          <w:ins w:id="132" w:author="Unknown"/>
          <w:rFonts w:ascii="Arial" w:eastAsia="Times New Roman" w:hAnsi="Arial" w:cs="Arial"/>
          <w:color w:val="000000"/>
          <w:sz w:val="36"/>
          <w:szCs w:val="36"/>
          <w:lang w:eastAsia="en-IN"/>
        </w:rPr>
      </w:pPr>
      <w:ins w:id="133" w:author="Unknown">
        <w:r w:rsidRPr="004325D9">
          <w:rPr>
            <w:rFonts w:ascii="Arial" w:eastAsia="Times New Roman" w:hAnsi="Arial" w:cs="Arial"/>
            <w:color w:val="000000"/>
            <w:sz w:val="36"/>
            <w:szCs w:val="36"/>
            <w:lang w:eastAsia="en-IN"/>
          </w:rPr>
          <w:t>13. The Brij Raj Bhavan Palace in Kota – Rajasthan</w:t>
        </w:r>
      </w:ins>
    </w:p>
    <w:p w:rsidR="004325D9" w:rsidRPr="004325D9" w:rsidRDefault="004325D9" w:rsidP="004325D9">
      <w:pPr>
        <w:spacing w:after="0" w:line="240" w:lineRule="auto"/>
        <w:jc w:val="both"/>
        <w:rPr>
          <w:ins w:id="134"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5619750" cy="4210050"/>
            <wp:effectExtent l="19050" t="0" r="0" b="0"/>
            <wp:docPr id="15" name="Picture 15" descr="Brijraj Bhawan Palace, Kota, Haunted Place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ijraj Bhawan Palace, Kota, Haunted Places in India"/>
                    <pic:cNvPicPr>
                      <a:picLocks noChangeAspect="1" noChangeArrowheads="1"/>
                    </pic:cNvPicPr>
                  </pic:nvPicPr>
                  <pic:blipFill>
                    <a:blip r:embed="rId32"/>
                    <a:srcRect/>
                    <a:stretch>
                      <a:fillRect/>
                    </a:stretch>
                  </pic:blipFill>
                  <pic:spPr bwMode="auto">
                    <a:xfrm>
                      <a:off x="0" y="0"/>
                      <a:ext cx="5619750" cy="42100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135" w:author="Unknown"/>
          <w:rFonts w:ascii="Segoe UI" w:eastAsia="Times New Roman" w:hAnsi="Segoe UI" w:cs="Segoe UI"/>
          <w:color w:val="999999"/>
          <w:sz w:val="14"/>
          <w:szCs w:val="14"/>
          <w:lang w:eastAsia="en-IN"/>
        </w:rPr>
      </w:pPr>
      <w:ins w:id="136" w:author="Unknown">
        <w:r w:rsidRPr="004325D9">
          <w:rPr>
            <w:rFonts w:ascii="Segoe UI" w:eastAsia="Times New Roman" w:hAnsi="Segoe UI" w:cs="Segoe UI"/>
            <w:color w:val="999999"/>
            <w:sz w:val="14"/>
            <w:szCs w:val="14"/>
            <w:lang w:eastAsia="en-IN"/>
          </w:rPr>
          <w:t>Brijraj Bhawan Palace, Kota</w:t>
        </w:r>
      </w:ins>
    </w:p>
    <w:p w:rsidR="004325D9" w:rsidRPr="004325D9" w:rsidRDefault="004325D9" w:rsidP="004325D9">
      <w:pPr>
        <w:spacing w:before="100" w:beforeAutospacing="1" w:after="100" w:afterAutospacing="1" w:line="240" w:lineRule="auto"/>
        <w:jc w:val="both"/>
        <w:rPr>
          <w:ins w:id="137" w:author="Unknown"/>
          <w:rFonts w:ascii="Segoe UI" w:eastAsia="Times New Roman" w:hAnsi="Segoe UI" w:cs="Segoe UI"/>
          <w:color w:val="000000"/>
          <w:sz w:val="15"/>
          <w:szCs w:val="15"/>
          <w:lang w:eastAsia="en-IN"/>
        </w:rPr>
      </w:pPr>
      <w:ins w:id="138" w:author="Unknown">
        <w:r w:rsidRPr="004325D9">
          <w:rPr>
            <w:rFonts w:ascii="Segoe UI" w:eastAsia="Times New Roman" w:hAnsi="Segoe UI" w:cs="Segoe UI"/>
            <w:color w:val="000000"/>
            <w:sz w:val="15"/>
            <w:szCs w:val="15"/>
            <w:lang w:eastAsia="en-IN"/>
          </w:rPr>
          <w:t>The Brij Raj Bhavan Palace in </w:t>
        </w:r>
        <w:r w:rsidRPr="004325D9">
          <w:rPr>
            <w:rFonts w:ascii="Segoe UI" w:eastAsia="Times New Roman" w:hAnsi="Segoe UI" w:cs="Segoe UI"/>
            <w:b/>
            <w:bCs/>
            <w:color w:val="000000"/>
            <w:sz w:val="15"/>
            <w:lang w:eastAsia="en-IN"/>
          </w:rPr>
          <w:t>Kota</w:t>
        </w:r>
        <w:r w:rsidRPr="004325D9">
          <w:rPr>
            <w:rFonts w:ascii="Segoe UI" w:eastAsia="Times New Roman" w:hAnsi="Segoe UI" w:cs="Segoe UI"/>
            <w:color w:val="000000"/>
            <w:sz w:val="15"/>
            <w:szCs w:val="15"/>
            <w:lang w:eastAsia="en-IN"/>
          </w:rPr>
          <w:t> should definitely be on your list being one of the </w:t>
        </w:r>
        <w:r w:rsidRPr="004325D9">
          <w:rPr>
            <w:rFonts w:ascii="Segoe UI" w:eastAsia="Times New Roman" w:hAnsi="Segoe UI" w:cs="Segoe UI"/>
            <w:b/>
            <w:bCs/>
            <w:color w:val="000000"/>
            <w:sz w:val="15"/>
            <w:lang w:eastAsia="en-IN"/>
          </w:rPr>
          <w:t>most ‘ghostly’ places in India.</w:t>
        </w:r>
        <w:r w:rsidRPr="004325D9">
          <w:rPr>
            <w:rFonts w:ascii="Segoe UI" w:eastAsia="Times New Roman" w:hAnsi="Segoe UI" w:cs="Segoe UI"/>
            <w:color w:val="000000"/>
            <w:sz w:val="15"/>
            <w:szCs w:val="15"/>
            <w:lang w:eastAsia="en-IN"/>
          </w:rPr>
          <w:t> This old palace converted into a heritage hotel is apparently </w:t>
        </w:r>
        <w:r w:rsidRPr="004325D9">
          <w:rPr>
            <w:rFonts w:ascii="Segoe UI" w:eastAsia="Times New Roman" w:hAnsi="Segoe UI" w:cs="Segoe UI"/>
            <w:b/>
            <w:bCs/>
            <w:color w:val="000000"/>
            <w:sz w:val="15"/>
            <w:lang w:eastAsia="en-IN"/>
          </w:rPr>
          <w:t>haunted</w:t>
        </w:r>
        <w:r w:rsidRPr="004325D9">
          <w:rPr>
            <w:rFonts w:ascii="Segoe UI" w:eastAsia="Times New Roman" w:hAnsi="Segoe UI" w:cs="Segoe UI"/>
            <w:color w:val="000000"/>
            <w:sz w:val="15"/>
            <w:szCs w:val="15"/>
            <w:lang w:eastAsia="en-IN"/>
          </w:rPr>
          <w:t> by a </w:t>
        </w:r>
        <w:r w:rsidRPr="004325D9">
          <w:rPr>
            <w:rFonts w:ascii="Segoe UI" w:eastAsia="Times New Roman" w:hAnsi="Segoe UI" w:cs="Segoe UI"/>
            <w:b/>
            <w:bCs/>
            <w:color w:val="000000"/>
            <w:sz w:val="15"/>
            <w:lang w:eastAsia="en-IN"/>
          </w:rPr>
          <w:t>British ghost</w:t>
        </w:r>
        <w:r w:rsidRPr="004325D9">
          <w:rPr>
            <w:rFonts w:ascii="Segoe UI" w:eastAsia="Times New Roman" w:hAnsi="Segoe UI" w:cs="Segoe UI"/>
            <w:color w:val="000000"/>
            <w:sz w:val="15"/>
            <w:szCs w:val="15"/>
            <w:lang w:eastAsia="en-IN"/>
          </w:rPr>
          <w:t> who was killed during the Revolt of 1857. There are some who also add that Major Burton (the ghost) along with his sons was shot right inside the palace and therefore, he </w:t>
        </w:r>
        <w:r w:rsidRPr="004325D9">
          <w:rPr>
            <w:rFonts w:ascii="Segoe UI" w:eastAsia="Times New Roman" w:hAnsi="Segoe UI" w:cs="Segoe UI"/>
            <w:b/>
            <w:bCs/>
            <w:color w:val="000000"/>
            <w:sz w:val="15"/>
            <w:lang w:eastAsia="en-IN"/>
          </w:rPr>
          <w:t>haunts the place.</w:t>
        </w:r>
        <w:r w:rsidRPr="004325D9">
          <w:rPr>
            <w:rFonts w:ascii="Segoe UI" w:eastAsia="Times New Roman" w:hAnsi="Segoe UI" w:cs="Segoe UI"/>
            <w:color w:val="000000"/>
            <w:sz w:val="15"/>
            <w:szCs w:val="15"/>
            <w:lang w:eastAsia="en-IN"/>
          </w:rPr>
          <w:t> In fact, in this palace, considered by many as one of the </w:t>
        </w:r>
        <w:r w:rsidRPr="004325D9">
          <w:rPr>
            <w:rFonts w:ascii="Segoe UI" w:eastAsia="Times New Roman" w:hAnsi="Segoe UI" w:cs="Segoe UI"/>
            <w:b/>
            <w:bCs/>
            <w:color w:val="000000"/>
            <w:sz w:val="15"/>
            <w:lang w:eastAsia="en-IN"/>
          </w:rPr>
          <w:t>most mysterious and hanuted places in India,</w:t>
        </w:r>
        <w:r w:rsidRPr="004325D9">
          <w:rPr>
            <w:rFonts w:ascii="Segoe UI" w:eastAsia="Times New Roman" w:hAnsi="Segoe UI" w:cs="Segoe UI"/>
            <w:color w:val="000000"/>
            <w:sz w:val="15"/>
            <w:szCs w:val="15"/>
            <w:lang w:eastAsia="en-IN"/>
          </w:rPr>
          <w:t> the ghost of the Major doesn’t really harm anyone, but the night guards claim to have been slapped by an invisible hand in the middle of the night.</w:t>
        </w:r>
        <w:r w:rsidRPr="004325D9">
          <w:rPr>
            <w:rFonts w:ascii="Segoe UI" w:eastAsia="Times New Roman" w:hAnsi="Segoe UI" w:cs="Segoe UI"/>
            <w:color w:val="000000"/>
            <w:sz w:val="15"/>
            <w:szCs w:val="15"/>
            <w:lang w:eastAsia="en-IN"/>
          </w:rPr>
          <w:br/>
          <w:t>The perfect place to visit if you want to </w:t>
        </w:r>
        <w:r w:rsidRPr="004325D9">
          <w:rPr>
            <w:rFonts w:ascii="Segoe UI" w:eastAsia="Times New Roman" w:hAnsi="Segoe UI" w:cs="Segoe UI"/>
            <w:b/>
            <w:bCs/>
            <w:color w:val="000000"/>
            <w:sz w:val="15"/>
            <w:lang w:eastAsia="en-IN"/>
          </w:rPr>
          <w:t>explore the unknown</w:t>
        </w:r>
        <w:r w:rsidRPr="004325D9">
          <w:rPr>
            <w:rFonts w:ascii="Segoe UI" w:eastAsia="Times New Roman" w:hAnsi="Segoe UI" w:cs="Segoe UI"/>
            <w:color w:val="000000"/>
            <w:sz w:val="15"/>
            <w:szCs w:val="15"/>
            <w:lang w:eastAsia="en-IN"/>
          </w:rPr>
          <w:t> and stay out in the clean.</w:t>
        </w:r>
      </w:ins>
    </w:p>
    <w:p w:rsidR="004325D9" w:rsidRPr="004325D9" w:rsidRDefault="004325D9" w:rsidP="004325D9">
      <w:pPr>
        <w:spacing w:before="100" w:beforeAutospacing="1" w:after="100" w:afterAutospacing="1" w:line="240" w:lineRule="auto"/>
        <w:jc w:val="both"/>
        <w:rPr>
          <w:ins w:id="139" w:author="Unknown"/>
          <w:rFonts w:ascii="Segoe UI" w:eastAsia="Times New Roman" w:hAnsi="Segoe UI" w:cs="Segoe UI"/>
          <w:color w:val="000000"/>
          <w:sz w:val="15"/>
          <w:szCs w:val="15"/>
          <w:lang w:eastAsia="en-IN"/>
        </w:rPr>
      </w:pPr>
      <w:ins w:id="140"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141" w:author="Unknown"/>
          <w:rFonts w:ascii="Arial" w:eastAsia="Times New Roman" w:hAnsi="Arial" w:cs="Arial"/>
          <w:color w:val="000000"/>
          <w:sz w:val="36"/>
          <w:szCs w:val="36"/>
          <w:lang w:eastAsia="en-IN"/>
        </w:rPr>
      </w:pPr>
      <w:ins w:id="142" w:author="Unknown">
        <w:r w:rsidRPr="004325D9">
          <w:rPr>
            <w:rFonts w:ascii="Arial" w:eastAsia="Times New Roman" w:hAnsi="Arial" w:cs="Arial"/>
            <w:color w:val="000000"/>
            <w:sz w:val="36"/>
            <w:szCs w:val="36"/>
            <w:lang w:eastAsia="en-IN"/>
          </w:rPr>
          <w:t>14. Agrasen ki Baoli, Hailey Road, New Delhi</w:t>
        </w:r>
      </w:ins>
    </w:p>
    <w:p w:rsidR="004325D9" w:rsidRPr="004325D9" w:rsidRDefault="004325D9" w:rsidP="004325D9">
      <w:pPr>
        <w:spacing w:after="0" w:line="240" w:lineRule="auto"/>
        <w:jc w:val="both"/>
        <w:rPr>
          <w:ins w:id="143"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3930650" cy="5238750"/>
            <wp:effectExtent l="19050" t="0" r="0" b="0"/>
            <wp:docPr id="16" name="Picture 16" descr="Agrasen ki Baoli - Haunted Place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grasen ki Baoli - Haunted Places in India"/>
                    <pic:cNvPicPr>
                      <a:picLocks noChangeAspect="1" noChangeArrowheads="1"/>
                    </pic:cNvPicPr>
                  </pic:nvPicPr>
                  <pic:blipFill>
                    <a:blip r:embed="rId33"/>
                    <a:srcRect/>
                    <a:stretch>
                      <a:fillRect/>
                    </a:stretch>
                  </pic:blipFill>
                  <pic:spPr bwMode="auto">
                    <a:xfrm>
                      <a:off x="0" y="0"/>
                      <a:ext cx="3930650" cy="52387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144" w:author="Unknown"/>
          <w:rFonts w:ascii="Segoe UI" w:eastAsia="Times New Roman" w:hAnsi="Segoe UI" w:cs="Segoe UI"/>
          <w:color w:val="999999"/>
          <w:sz w:val="14"/>
          <w:szCs w:val="14"/>
          <w:lang w:eastAsia="en-IN"/>
        </w:rPr>
      </w:pPr>
      <w:ins w:id="145" w:author="Unknown">
        <w:r w:rsidRPr="004325D9">
          <w:rPr>
            <w:rFonts w:ascii="Segoe UI" w:eastAsia="Times New Roman" w:hAnsi="Segoe UI" w:cs="Segoe UI"/>
            <w:color w:val="999999"/>
            <w:sz w:val="14"/>
            <w:szCs w:val="14"/>
            <w:lang w:eastAsia="en-IN"/>
          </w:rPr>
          <w:t>Agrasen ki Baoli</w:t>
        </w:r>
      </w:ins>
    </w:p>
    <w:p w:rsidR="004325D9" w:rsidRPr="004325D9" w:rsidRDefault="004325D9" w:rsidP="004325D9">
      <w:pPr>
        <w:spacing w:before="100" w:beforeAutospacing="1" w:after="100" w:afterAutospacing="1" w:line="240" w:lineRule="auto"/>
        <w:jc w:val="both"/>
        <w:rPr>
          <w:ins w:id="146" w:author="Unknown"/>
          <w:rFonts w:ascii="Segoe UI" w:eastAsia="Times New Roman" w:hAnsi="Segoe UI" w:cs="Segoe UI"/>
          <w:color w:val="000000"/>
          <w:sz w:val="15"/>
          <w:szCs w:val="15"/>
          <w:lang w:eastAsia="en-IN"/>
        </w:rPr>
      </w:pPr>
      <w:ins w:id="147" w:author="Unknown">
        <w:r w:rsidRPr="004325D9">
          <w:rPr>
            <w:rFonts w:ascii="Segoe UI" w:eastAsia="Times New Roman" w:hAnsi="Segoe UI" w:cs="Segoe UI"/>
            <w:color w:val="000000"/>
            <w:sz w:val="15"/>
            <w:szCs w:val="15"/>
            <w:lang w:eastAsia="en-IN"/>
          </w:rPr>
          <w:t>An Ancient Step Well situated right in the heart of central </w:t>
        </w:r>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"https://www.holidify.com/delhi" \t "_blank"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0090D3"/>
            <w:sz w:val="15"/>
            <w:u w:val="single"/>
            <w:lang w:eastAsia="en-IN"/>
          </w:rPr>
          <w:t>Delhi</w:t>
        </w:r>
        <w:r w:rsidRPr="004325D9">
          <w:rPr>
            <w:rFonts w:ascii="Segoe UI" w:eastAsia="Times New Roman" w:hAnsi="Segoe UI" w:cs="Segoe UI"/>
            <w:color w:val="000000"/>
            <w:sz w:val="15"/>
            <w:szCs w:val="15"/>
            <w:lang w:eastAsia="en-IN"/>
          </w:rPr>
          <w:fldChar w:fldCharType="end"/>
        </w:r>
        <w:r w:rsidRPr="004325D9">
          <w:rPr>
            <w:rFonts w:ascii="Segoe UI" w:eastAsia="Times New Roman" w:hAnsi="Segoe UI" w:cs="Segoe UI"/>
            <w:color w:val="000000"/>
            <w:sz w:val="15"/>
            <w:szCs w:val="15"/>
            <w:lang w:eastAsia="en-IN"/>
          </w:rPr>
          <w:t> takes you by surprise if you are out on the streets for a walk. Ironically, it is actually quite impossible to miss having a unique blend of architecture with a signature design known to have existed only centuries ago. Although there are no known historical records to prove who built the beautifully designed step well, it is under the </w:t>
        </w:r>
        <w:r w:rsidRPr="004325D9">
          <w:rPr>
            <w:rFonts w:ascii="Segoe UI" w:eastAsia="Times New Roman" w:hAnsi="Segoe UI" w:cs="Segoe UI"/>
            <w:b/>
            <w:bCs/>
            <w:color w:val="000000"/>
            <w:sz w:val="15"/>
            <w:lang w:eastAsia="en-IN"/>
          </w:rPr>
          <w:t>protection of ASI</w:t>
        </w:r>
        <w:r w:rsidRPr="004325D9">
          <w:rPr>
            <w:rFonts w:ascii="Segoe UI" w:eastAsia="Times New Roman" w:hAnsi="Segoe UI" w:cs="Segoe UI"/>
            <w:color w:val="000000"/>
            <w:sz w:val="15"/>
            <w:szCs w:val="15"/>
            <w:lang w:eastAsia="en-IN"/>
          </w:rPr>
          <w:t> for being a rare historical specimen, one of its kinds.</w:t>
        </w:r>
        <w:r w:rsidRPr="004325D9">
          <w:rPr>
            <w:rFonts w:ascii="Segoe UI" w:eastAsia="Times New Roman" w:hAnsi="Segoe UI" w:cs="Segoe UI"/>
            <w:color w:val="000000"/>
            <w:sz w:val="15"/>
            <w:szCs w:val="15"/>
            <w:lang w:eastAsia="en-IN"/>
          </w:rPr>
          <w:br/>
          <w:t>It is not known for any kind of </w:t>
        </w:r>
        <w:r w:rsidRPr="004325D9">
          <w:rPr>
            <w:rFonts w:ascii="Segoe UI" w:eastAsia="Times New Roman" w:hAnsi="Segoe UI" w:cs="Segoe UI"/>
            <w:b/>
            <w:bCs/>
            <w:color w:val="000000"/>
            <w:sz w:val="15"/>
            <w:lang w:eastAsia="en-IN"/>
          </w:rPr>
          <w:t>supernatural activities</w:t>
        </w:r>
        <w:r w:rsidRPr="004325D9">
          <w:rPr>
            <w:rFonts w:ascii="Segoe UI" w:eastAsia="Times New Roman" w:hAnsi="Segoe UI" w:cs="Segoe UI"/>
            <w:color w:val="000000"/>
            <w:sz w:val="15"/>
            <w:szCs w:val="15"/>
            <w:lang w:eastAsia="en-IN"/>
          </w:rPr>
          <w:t> but for its </w:t>
        </w:r>
        <w:r w:rsidRPr="004325D9">
          <w:rPr>
            <w:rFonts w:ascii="Segoe UI" w:eastAsia="Times New Roman" w:hAnsi="Segoe UI" w:cs="Segoe UI"/>
            <w:b/>
            <w:bCs/>
            <w:color w:val="000000"/>
            <w:sz w:val="15"/>
            <w:lang w:eastAsia="en-IN"/>
          </w:rPr>
          <w:t>mystic feel</w:t>
        </w:r>
        <w:r w:rsidRPr="004325D9">
          <w:rPr>
            <w:rFonts w:ascii="Segoe UI" w:eastAsia="Times New Roman" w:hAnsi="Segoe UI" w:cs="Segoe UI"/>
            <w:color w:val="000000"/>
            <w:sz w:val="15"/>
            <w:szCs w:val="15"/>
            <w:lang w:eastAsia="en-IN"/>
          </w:rPr>
          <w:t> and the </w:t>
        </w:r>
        <w:r w:rsidRPr="004325D9">
          <w:rPr>
            <w:rFonts w:ascii="Segoe UI" w:eastAsia="Times New Roman" w:hAnsi="Segoe UI" w:cs="Segoe UI"/>
            <w:b/>
            <w:bCs/>
            <w:color w:val="000000"/>
            <w:sz w:val="15"/>
            <w:lang w:eastAsia="en-IN"/>
          </w:rPr>
          <w:t>hearsay stories</w:t>
        </w:r>
        <w:r w:rsidRPr="004325D9">
          <w:rPr>
            <w:rFonts w:ascii="Segoe UI" w:eastAsia="Times New Roman" w:hAnsi="Segoe UI" w:cs="Segoe UI"/>
            <w:color w:val="000000"/>
            <w:sz w:val="15"/>
            <w:szCs w:val="15"/>
            <w:lang w:eastAsia="en-IN"/>
          </w:rPr>
          <w:t> about how some felt like they were being followed by an </w:t>
        </w:r>
        <w:r w:rsidRPr="004325D9">
          <w:rPr>
            <w:rFonts w:ascii="Segoe UI" w:eastAsia="Times New Roman" w:hAnsi="Segoe UI" w:cs="Segoe UI"/>
            <w:b/>
            <w:bCs/>
            <w:color w:val="000000"/>
            <w:sz w:val="15"/>
            <w:lang w:eastAsia="en-IN"/>
          </w:rPr>
          <w:t>invisible somebody</w:t>
        </w:r>
        <w:r w:rsidRPr="004325D9">
          <w:rPr>
            <w:rFonts w:ascii="Segoe UI" w:eastAsia="Times New Roman" w:hAnsi="Segoe UI" w:cs="Segoe UI"/>
            <w:color w:val="000000"/>
            <w:sz w:val="15"/>
            <w:szCs w:val="15"/>
            <w:lang w:eastAsia="en-IN"/>
          </w:rPr>
          <w:t> and the intensity of the same increased if they started walking faster. This is definitely something you need to experience first hand to really believe it.</w:t>
        </w:r>
      </w:ins>
    </w:p>
    <w:p w:rsidR="004325D9" w:rsidRPr="004325D9" w:rsidRDefault="004325D9" w:rsidP="004325D9">
      <w:pPr>
        <w:spacing w:before="100" w:beforeAutospacing="1" w:after="100" w:afterAutospacing="1" w:line="240" w:lineRule="auto"/>
        <w:jc w:val="both"/>
        <w:rPr>
          <w:ins w:id="148" w:author="Unknown"/>
          <w:rFonts w:ascii="Segoe UI" w:eastAsia="Times New Roman" w:hAnsi="Segoe UI" w:cs="Segoe UI"/>
          <w:color w:val="000000"/>
          <w:sz w:val="15"/>
          <w:szCs w:val="15"/>
          <w:lang w:eastAsia="en-IN"/>
        </w:rPr>
      </w:pPr>
      <w:ins w:id="149"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150" w:author="Unknown"/>
          <w:rFonts w:ascii="Arial" w:eastAsia="Times New Roman" w:hAnsi="Arial" w:cs="Arial"/>
          <w:color w:val="000000"/>
          <w:sz w:val="36"/>
          <w:szCs w:val="36"/>
          <w:lang w:eastAsia="en-IN"/>
        </w:rPr>
      </w:pPr>
      <w:ins w:id="151" w:author="Unknown">
        <w:r w:rsidRPr="004325D9">
          <w:rPr>
            <w:rFonts w:ascii="Arial" w:eastAsia="Times New Roman" w:hAnsi="Arial" w:cs="Arial"/>
            <w:color w:val="000000"/>
            <w:sz w:val="36"/>
            <w:szCs w:val="36"/>
            <w:lang w:eastAsia="en-IN"/>
          </w:rPr>
          <w:t>15. Bengal Swamps – West Bengal (Aleya Ghost Lights)</w:t>
        </w:r>
      </w:ins>
    </w:p>
    <w:p w:rsidR="004325D9" w:rsidRPr="004325D9" w:rsidRDefault="004325D9" w:rsidP="004325D9">
      <w:pPr>
        <w:spacing w:after="0" w:line="240" w:lineRule="auto"/>
        <w:jc w:val="both"/>
        <w:rPr>
          <w:ins w:id="152"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7029450" cy="4921250"/>
            <wp:effectExtent l="19050" t="0" r="0" b="0"/>
            <wp:docPr id="17" name="Picture 17" descr="Bengal Swamps, Haunted Place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ngal Swamps, Haunted Places in India"/>
                    <pic:cNvPicPr>
                      <a:picLocks noChangeAspect="1" noChangeArrowheads="1"/>
                    </pic:cNvPicPr>
                  </pic:nvPicPr>
                  <pic:blipFill>
                    <a:blip r:embed="rId34"/>
                    <a:srcRect/>
                    <a:stretch>
                      <a:fillRect/>
                    </a:stretch>
                  </pic:blipFill>
                  <pic:spPr bwMode="auto">
                    <a:xfrm>
                      <a:off x="0" y="0"/>
                      <a:ext cx="7029450" cy="49212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153" w:author="Unknown"/>
          <w:rFonts w:ascii="Segoe UI" w:eastAsia="Times New Roman" w:hAnsi="Segoe UI" w:cs="Segoe UI"/>
          <w:color w:val="999999"/>
          <w:sz w:val="14"/>
          <w:szCs w:val="14"/>
          <w:lang w:eastAsia="en-IN"/>
        </w:rPr>
      </w:pPr>
      <w:ins w:id="154" w:author="Unknown">
        <w:r w:rsidRPr="004325D9">
          <w:rPr>
            <w:rFonts w:ascii="Segoe UI" w:eastAsia="Times New Roman" w:hAnsi="Segoe UI" w:cs="Segoe UI"/>
            <w:color w:val="999999"/>
            <w:sz w:val="14"/>
            <w:szCs w:val="14"/>
            <w:lang w:eastAsia="en-IN"/>
          </w:rPr>
          <w:t>Bengal Swamps, West Bengal</w:t>
        </w:r>
      </w:ins>
    </w:p>
    <w:p w:rsidR="004325D9" w:rsidRPr="004325D9" w:rsidRDefault="004325D9" w:rsidP="004325D9">
      <w:pPr>
        <w:spacing w:before="100" w:beforeAutospacing="1" w:after="100" w:afterAutospacing="1" w:line="240" w:lineRule="auto"/>
        <w:jc w:val="both"/>
        <w:rPr>
          <w:ins w:id="155" w:author="Unknown"/>
          <w:rFonts w:ascii="Segoe UI" w:eastAsia="Times New Roman" w:hAnsi="Segoe UI" w:cs="Segoe UI"/>
          <w:color w:val="000000"/>
          <w:sz w:val="15"/>
          <w:szCs w:val="15"/>
          <w:lang w:eastAsia="en-IN"/>
        </w:rPr>
      </w:pPr>
      <w:ins w:id="156" w:author="Unknown">
        <w:r w:rsidRPr="004325D9">
          <w:rPr>
            <w:rFonts w:ascii="Segoe UI" w:eastAsia="Times New Roman" w:hAnsi="Segoe UI" w:cs="Segoe UI"/>
            <w:color w:val="000000"/>
            <w:sz w:val="15"/>
            <w:szCs w:val="15"/>
            <w:lang w:eastAsia="en-IN"/>
          </w:rPr>
          <w:t>Aleya lights also known as </w:t>
        </w:r>
        <w:r w:rsidRPr="004325D9">
          <w:rPr>
            <w:rFonts w:ascii="Segoe UI" w:eastAsia="Times New Roman" w:hAnsi="Segoe UI" w:cs="Segoe UI"/>
            <w:b/>
            <w:bCs/>
            <w:color w:val="000000"/>
            <w:sz w:val="15"/>
            <w:lang w:eastAsia="en-IN"/>
          </w:rPr>
          <w:t>marsh ghost lights</w:t>
        </w:r>
        <w:r w:rsidRPr="004325D9">
          <w:rPr>
            <w:rFonts w:ascii="Segoe UI" w:eastAsia="Times New Roman" w:hAnsi="Segoe UI" w:cs="Segoe UI"/>
            <w:color w:val="000000"/>
            <w:sz w:val="15"/>
            <w:szCs w:val="15"/>
            <w:lang w:eastAsia="en-IN"/>
          </w:rPr>
          <w:t> are the unexplainable ghost lights reported in the marshes generally by the local fishermen. These lights are said to confuse fishermen causing them to lose their bearing. It may lead to drowning if one starts following these lights moving over the marshes. Many bodies have washed ashore on these swamps that locals attribute to Aleya lights. Residents believe that these strange hovering marsh-lights are in fact ghost-lights representing the </w:t>
        </w:r>
        <w:r w:rsidRPr="004325D9">
          <w:rPr>
            <w:rFonts w:ascii="Segoe UI" w:eastAsia="Times New Roman" w:hAnsi="Segoe UI" w:cs="Segoe UI"/>
            <w:b/>
            <w:bCs/>
            <w:color w:val="000000"/>
            <w:sz w:val="15"/>
            <w:lang w:eastAsia="en-IN"/>
          </w:rPr>
          <w:t>ghosts of fisherman</w:t>
        </w:r>
        <w:r w:rsidRPr="004325D9">
          <w:rPr>
            <w:rFonts w:ascii="Segoe UI" w:eastAsia="Times New Roman" w:hAnsi="Segoe UI" w:cs="Segoe UI"/>
            <w:color w:val="000000"/>
            <w:sz w:val="15"/>
            <w:szCs w:val="15"/>
            <w:lang w:eastAsia="en-IN"/>
          </w:rPr>
          <w:t>who died fishing. Sometimes they confuse the fishermen while sometimes they help them avoid future dangers.</w:t>
        </w:r>
      </w:ins>
    </w:p>
    <w:p w:rsidR="004325D9" w:rsidRPr="004325D9" w:rsidRDefault="004325D9" w:rsidP="004325D9">
      <w:pPr>
        <w:spacing w:before="100" w:beforeAutospacing="1" w:after="100" w:afterAutospacing="1" w:line="240" w:lineRule="auto"/>
        <w:jc w:val="both"/>
        <w:rPr>
          <w:ins w:id="157" w:author="Unknown"/>
          <w:rFonts w:ascii="Segoe UI" w:eastAsia="Times New Roman" w:hAnsi="Segoe UI" w:cs="Segoe UI"/>
          <w:color w:val="000000"/>
          <w:sz w:val="15"/>
          <w:szCs w:val="15"/>
          <w:lang w:eastAsia="en-IN"/>
        </w:rPr>
      </w:pPr>
      <w:ins w:id="158"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159" w:author="Unknown"/>
          <w:rFonts w:ascii="Arial" w:eastAsia="Times New Roman" w:hAnsi="Arial" w:cs="Arial"/>
          <w:color w:val="000000"/>
          <w:sz w:val="36"/>
          <w:szCs w:val="36"/>
          <w:lang w:eastAsia="en-IN"/>
        </w:rPr>
      </w:pPr>
      <w:ins w:id="160" w:author="Unknown">
        <w:r w:rsidRPr="004325D9">
          <w:rPr>
            <w:rFonts w:ascii="Arial" w:eastAsia="Times New Roman" w:hAnsi="Arial" w:cs="Arial"/>
            <w:color w:val="000000"/>
            <w:sz w:val="36"/>
            <w:szCs w:val="36"/>
            <w:lang w:eastAsia="en-IN"/>
          </w:rPr>
          <w:t>16. Fernhill Hotel, Ooty</w:t>
        </w:r>
      </w:ins>
    </w:p>
    <w:p w:rsidR="004325D9" w:rsidRPr="004325D9" w:rsidRDefault="004325D9" w:rsidP="004325D9">
      <w:pPr>
        <w:spacing w:after="0" w:line="240" w:lineRule="auto"/>
        <w:jc w:val="both"/>
        <w:rPr>
          <w:ins w:id="161"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6096000" cy="4572000"/>
            <wp:effectExtent l="19050" t="0" r="0" b="0"/>
            <wp:docPr id="18" name="Picture 18" descr="Fernhills Palace, Haunted Place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ernhills Palace, Haunted Places in India"/>
                    <pic:cNvPicPr>
                      <a:picLocks noChangeAspect="1" noChangeArrowheads="1"/>
                    </pic:cNvPicPr>
                  </pic:nvPicPr>
                  <pic:blipFill>
                    <a:blip r:embed="rId3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162" w:author="Unknown"/>
          <w:rFonts w:ascii="Segoe UI" w:eastAsia="Times New Roman" w:hAnsi="Segoe UI" w:cs="Segoe UI"/>
          <w:color w:val="999999"/>
          <w:sz w:val="14"/>
          <w:szCs w:val="14"/>
          <w:lang w:eastAsia="en-IN"/>
        </w:rPr>
      </w:pPr>
      <w:ins w:id="163" w:author="Unknown">
        <w:r w:rsidRPr="004325D9">
          <w:rPr>
            <w:rFonts w:ascii="Segoe UI" w:eastAsia="Times New Roman" w:hAnsi="Segoe UI" w:cs="Segoe UI"/>
            <w:color w:val="999999"/>
            <w:sz w:val="14"/>
            <w:szCs w:val="14"/>
            <w:lang w:eastAsia="en-IN"/>
          </w:rPr>
          <w:t>Fernhills Palace, (</w:t>
        </w:r>
        <w:r w:rsidRPr="004325D9">
          <w:rPr>
            <w:rFonts w:ascii="Segoe UI" w:eastAsia="Times New Roman" w:hAnsi="Segoe UI" w:cs="Segoe UI"/>
            <w:color w:val="999999"/>
            <w:sz w:val="14"/>
            <w:szCs w:val="14"/>
            <w:lang w:eastAsia="en-IN"/>
          </w:rPr>
          <w:fldChar w:fldCharType="begin"/>
        </w:r>
        <w:r w:rsidRPr="004325D9">
          <w:rPr>
            <w:rFonts w:ascii="Segoe UI" w:eastAsia="Times New Roman" w:hAnsi="Segoe UI" w:cs="Segoe UI"/>
            <w:color w:val="999999"/>
            <w:sz w:val="14"/>
            <w:szCs w:val="14"/>
            <w:lang w:eastAsia="en-IN"/>
          </w:rPr>
          <w:instrText xml:space="preserve"> HYPERLINK "https://upload.wikimedia.org/wikipedia/commons/thumb/1/1d/Fernhills_Palace%2C_Ooty.JPG/800px-Fernhills_Palace%2C_Ooty.JPG" \t "_blank" </w:instrText>
        </w:r>
        <w:r w:rsidRPr="004325D9">
          <w:rPr>
            <w:rFonts w:ascii="Segoe UI" w:eastAsia="Times New Roman" w:hAnsi="Segoe UI" w:cs="Segoe UI"/>
            <w:color w:val="999999"/>
            <w:sz w:val="14"/>
            <w:szCs w:val="14"/>
            <w:lang w:eastAsia="en-IN"/>
          </w:rPr>
          <w:fldChar w:fldCharType="separate"/>
        </w:r>
        <w:r w:rsidRPr="004325D9">
          <w:rPr>
            <w:rFonts w:ascii="Segoe UI" w:eastAsia="Times New Roman" w:hAnsi="Segoe UI" w:cs="Segoe UI"/>
            <w:color w:val="0090D3"/>
            <w:sz w:val="14"/>
            <w:u w:val="single"/>
            <w:lang w:eastAsia="en-IN"/>
          </w:rPr>
          <w:t>source</w:t>
        </w:r>
        <w:r w:rsidRPr="004325D9">
          <w:rPr>
            <w:rFonts w:ascii="Segoe UI" w:eastAsia="Times New Roman" w:hAnsi="Segoe UI" w:cs="Segoe UI"/>
            <w:color w:val="999999"/>
            <w:sz w:val="14"/>
            <w:szCs w:val="14"/>
            <w:lang w:eastAsia="en-IN"/>
          </w:rPr>
          <w:fldChar w:fldCharType="end"/>
        </w:r>
        <w:r w:rsidRPr="004325D9">
          <w:rPr>
            <w:rFonts w:ascii="Segoe UI" w:eastAsia="Times New Roman" w:hAnsi="Segoe UI" w:cs="Segoe UI"/>
            <w:color w:val="999999"/>
            <w:sz w:val="14"/>
            <w:szCs w:val="14"/>
            <w:lang w:eastAsia="en-IN"/>
          </w:rPr>
          <w:t>)</w:t>
        </w:r>
      </w:ins>
    </w:p>
    <w:p w:rsidR="004325D9" w:rsidRPr="004325D9" w:rsidRDefault="004325D9" w:rsidP="004325D9">
      <w:pPr>
        <w:spacing w:before="100" w:beforeAutospacing="1" w:after="100" w:afterAutospacing="1" w:line="240" w:lineRule="auto"/>
        <w:jc w:val="both"/>
        <w:rPr>
          <w:ins w:id="164" w:author="Unknown"/>
          <w:rFonts w:ascii="Segoe UI" w:eastAsia="Times New Roman" w:hAnsi="Segoe UI" w:cs="Segoe UI"/>
          <w:color w:val="000000"/>
          <w:sz w:val="15"/>
          <w:szCs w:val="15"/>
          <w:lang w:eastAsia="en-IN"/>
        </w:rPr>
      </w:pPr>
      <w:ins w:id="165" w:author="Unknown">
        <w:r w:rsidRPr="004325D9">
          <w:rPr>
            <w:rFonts w:ascii="Segoe UI" w:eastAsia="Times New Roman" w:hAnsi="Segoe UI" w:cs="Segoe UI"/>
            <w:color w:val="000000"/>
            <w:sz w:val="15"/>
            <w:szCs w:val="15"/>
            <w:lang w:eastAsia="en-IN"/>
          </w:rPr>
          <w:t>Frenhill Hotel, which is now shut down after re-occurrence of haunting events, gained much name after  spooky incidents during the shooting of movie Raaz.  “Once Sarojji and her troupe checked in late at night and were kept awake by someone rearranging furniture in the room above. The dancers who had an early morning shoot tried calling reception but the phone was dead. Desperate for sleep, some went down to complain, only to have the receptionist escort them outside and point upwards to show that there was no floor above” Said Bipasha.</w:t>
        </w:r>
      </w:ins>
    </w:p>
    <w:p w:rsidR="004325D9" w:rsidRPr="004325D9" w:rsidRDefault="004325D9" w:rsidP="004325D9">
      <w:pPr>
        <w:spacing w:before="100" w:beforeAutospacing="1" w:after="100" w:afterAutospacing="1" w:line="240" w:lineRule="auto"/>
        <w:jc w:val="both"/>
        <w:rPr>
          <w:ins w:id="166" w:author="Unknown"/>
          <w:rFonts w:ascii="Segoe UI" w:eastAsia="Times New Roman" w:hAnsi="Segoe UI" w:cs="Segoe UI"/>
          <w:color w:val="000000"/>
          <w:sz w:val="15"/>
          <w:szCs w:val="15"/>
          <w:lang w:eastAsia="en-IN"/>
        </w:rPr>
      </w:pPr>
      <w:ins w:id="167"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168" w:author="Unknown"/>
          <w:rFonts w:ascii="Arial" w:eastAsia="Times New Roman" w:hAnsi="Arial" w:cs="Arial"/>
          <w:color w:val="000000"/>
          <w:sz w:val="36"/>
          <w:szCs w:val="36"/>
          <w:lang w:eastAsia="en-IN"/>
        </w:rPr>
      </w:pPr>
      <w:ins w:id="169" w:author="Unknown">
        <w:r w:rsidRPr="004325D9">
          <w:rPr>
            <w:rFonts w:ascii="Arial" w:eastAsia="Times New Roman" w:hAnsi="Arial" w:cs="Arial"/>
            <w:color w:val="000000"/>
            <w:sz w:val="36"/>
            <w:szCs w:val="36"/>
            <w:lang w:eastAsia="en-IN"/>
          </w:rPr>
          <w:t>17. Mukesh Mills</w:t>
        </w:r>
      </w:ins>
    </w:p>
    <w:p w:rsidR="004325D9" w:rsidRPr="004325D9" w:rsidRDefault="004325D9" w:rsidP="004325D9">
      <w:pPr>
        <w:spacing w:after="0" w:line="240" w:lineRule="auto"/>
        <w:jc w:val="both"/>
        <w:rPr>
          <w:ins w:id="170" w:author="Unknown"/>
          <w:rFonts w:ascii="Segoe UI" w:eastAsia="Times New Roman" w:hAnsi="Segoe UI" w:cs="Segoe UI"/>
          <w:color w:val="000000"/>
          <w:sz w:val="15"/>
          <w:szCs w:val="15"/>
          <w:lang w:eastAsia="en-IN"/>
        </w:rPr>
      </w:pPr>
      <w:r>
        <w:rPr>
          <w:rFonts w:ascii="Segoe UI" w:eastAsia="Times New Roman" w:hAnsi="Segoe UI" w:cs="Segoe UI"/>
          <w:noProof/>
          <w:color w:val="0090D3"/>
          <w:sz w:val="15"/>
          <w:szCs w:val="15"/>
          <w:lang w:eastAsia="en-IN"/>
        </w:rPr>
        <w:lastRenderedPageBreak/>
        <w:drawing>
          <wp:inline distT="0" distB="0" distL="0" distR="0">
            <wp:extent cx="6432550" cy="4286250"/>
            <wp:effectExtent l="19050" t="0" r="6350" b="0"/>
            <wp:docPr id="19" name="Picture 19" descr="https://www.holidify.com/blog/wp-content/uploads/2015/08/mukesh-mills.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holidify.com/blog/wp-content/uploads/2015/08/mukesh-mills.jpg">
                      <a:hlinkClick r:id="rId36"/>
                    </pic:cNvPr>
                    <pic:cNvPicPr>
                      <a:picLocks noChangeAspect="1" noChangeArrowheads="1"/>
                    </pic:cNvPicPr>
                  </pic:nvPicPr>
                  <pic:blipFill>
                    <a:blip r:embed="rId37"/>
                    <a:srcRect/>
                    <a:stretch>
                      <a:fillRect/>
                    </a:stretch>
                  </pic:blipFill>
                  <pic:spPr bwMode="auto">
                    <a:xfrm>
                      <a:off x="0" y="0"/>
                      <a:ext cx="6432550" cy="42862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171" w:author="Unknown"/>
          <w:rFonts w:ascii="Segoe UI" w:eastAsia="Times New Roman" w:hAnsi="Segoe UI" w:cs="Segoe UI"/>
          <w:color w:val="999999"/>
          <w:sz w:val="14"/>
          <w:szCs w:val="14"/>
          <w:lang w:eastAsia="en-IN"/>
        </w:rPr>
      </w:pPr>
      <w:ins w:id="172" w:author="Unknown">
        <w:r w:rsidRPr="004325D9">
          <w:rPr>
            <w:rFonts w:ascii="Segoe UI" w:eastAsia="Times New Roman" w:hAnsi="Segoe UI" w:cs="Segoe UI"/>
            <w:color w:val="999999"/>
            <w:sz w:val="14"/>
            <w:szCs w:val="14"/>
            <w:lang w:eastAsia="en-IN"/>
          </w:rPr>
          <w:t>Mukesh Mills, Mumbai</w:t>
        </w:r>
      </w:ins>
    </w:p>
    <w:p w:rsidR="004325D9" w:rsidRPr="004325D9" w:rsidRDefault="004325D9" w:rsidP="004325D9">
      <w:pPr>
        <w:spacing w:before="100" w:beforeAutospacing="1" w:after="100" w:afterAutospacing="1" w:line="240" w:lineRule="auto"/>
        <w:jc w:val="both"/>
        <w:rPr>
          <w:ins w:id="173" w:author="Unknown"/>
          <w:rFonts w:ascii="Segoe UI" w:eastAsia="Times New Roman" w:hAnsi="Segoe UI" w:cs="Segoe UI"/>
          <w:color w:val="000000"/>
          <w:sz w:val="15"/>
          <w:szCs w:val="15"/>
          <w:lang w:eastAsia="en-IN"/>
        </w:rPr>
      </w:pPr>
      <w:ins w:id="174"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100" w:beforeAutospacing="1" w:after="100" w:afterAutospacing="1" w:line="240" w:lineRule="auto"/>
        <w:jc w:val="both"/>
        <w:rPr>
          <w:ins w:id="175" w:author="Unknown"/>
          <w:rFonts w:ascii="Segoe UI" w:eastAsia="Times New Roman" w:hAnsi="Segoe UI" w:cs="Segoe UI"/>
          <w:color w:val="000000"/>
          <w:sz w:val="15"/>
          <w:szCs w:val="15"/>
          <w:lang w:eastAsia="en-IN"/>
        </w:rPr>
      </w:pPr>
      <w:ins w:id="176" w:author="Unknown">
        <w:r w:rsidRPr="004325D9">
          <w:rPr>
            <w:rFonts w:ascii="Segoe UI" w:eastAsia="Times New Roman" w:hAnsi="Segoe UI" w:cs="Segoe UI"/>
            <w:color w:val="000000"/>
            <w:sz w:val="15"/>
            <w:szCs w:val="15"/>
            <w:lang w:eastAsia="en-IN"/>
          </w:rPr>
          <w:t>The mill was shut down in 1980 after a sudden fire outbreak. This abandoned haunted place in India serves as an excellent location for shooting Bollywood horror movies. However, some directors as well as actors refuse to shoot here after experiencing paranormal activities.</w:t>
        </w:r>
      </w:ins>
    </w:p>
    <w:p w:rsidR="004325D9" w:rsidRPr="004325D9" w:rsidRDefault="004325D9" w:rsidP="004325D9">
      <w:pPr>
        <w:spacing w:before="200" w:after="100" w:line="400" w:lineRule="atLeast"/>
        <w:jc w:val="both"/>
        <w:outlineLvl w:val="1"/>
        <w:rPr>
          <w:ins w:id="177" w:author="Unknown"/>
          <w:rFonts w:ascii="Arial" w:eastAsia="Times New Roman" w:hAnsi="Arial" w:cs="Arial"/>
          <w:color w:val="000000"/>
          <w:sz w:val="36"/>
          <w:szCs w:val="36"/>
          <w:lang w:eastAsia="en-IN"/>
        </w:rPr>
      </w:pPr>
      <w:ins w:id="178" w:author="Unknown">
        <w:r w:rsidRPr="004325D9">
          <w:rPr>
            <w:rFonts w:ascii="Arial" w:eastAsia="Times New Roman" w:hAnsi="Arial" w:cs="Arial"/>
            <w:color w:val="000000"/>
            <w:sz w:val="36"/>
            <w:szCs w:val="36"/>
            <w:lang w:eastAsia="en-IN"/>
          </w:rPr>
          <w:t>18. National Library Kolkata</w:t>
        </w:r>
      </w:ins>
    </w:p>
    <w:p w:rsidR="004325D9" w:rsidRPr="004325D9" w:rsidRDefault="004325D9" w:rsidP="004325D9">
      <w:pPr>
        <w:spacing w:after="0" w:line="240" w:lineRule="auto"/>
        <w:jc w:val="both"/>
        <w:rPr>
          <w:ins w:id="179"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6457950" cy="3810000"/>
            <wp:effectExtent l="19050" t="0" r="0" b="0"/>
            <wp:docPr id="20" name="Picture 20" descr="National Library Kolkata, Haunted Place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ational Library Kolkata, Haunted Places in India"/>
                    <pic:cNvPicPr>
                      <a:picLocks noChangeAspect="1" noChangeArrowheads="1"/>
                    </pic:cNvPicPr>
                  </pic:nvPicPr>
                  <pic:blipFill>
                    <a:blip r:embed="rId38"/>
                    <a:srcRect/>
                    <a:stretch>
                      <a:fillRect/>
                    </a:stretch>
                  </pic:blipFill>
                  <pic:spPr bwMode="auto">
                    <a:xfrm>
                      <a:off x="0" y="0"/>
                      <a:ext cx="6457950" cy="381000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180" w:author="Unknown"/>
          <w:rFonts w:ascii="Segoe UI" w:eastAsia="Times New Roman" w:hAnsi="Segoe UI" w:cs="Segoe UI"/>
          <w:color w:val="999999"/>
          <w:sz w:val="14"/>
          <w:szCs w:val="14"/>
          <w:lang w:eastAsia="en-IN"/>
        </w:rPr>
      </w:pPr>
      <w:ins w:id="181" w:author="Unknown">
        <w:r w:rsidRPr="004325D9">
          <w:rPr>
            <w:rFonts w:ascii="Segoe UI" w:eastAsia="Times New Roman" w:hAnsi="Segoe UI" w:cs="Segoe UI"/>
            <w:color w:val="999999"/>
            <w:sz w:val="14"/>
            <w:szCs w:val="14"/>
            <w:lang w:eastAsia="en-IN"/>
          </w:rPr>
          <w:t>National Library, Kolkata (</w:t>
        </w:r>
        <w:r w:rsidRPr="004325D9">
          <w:rPr>
            <w:rFonts w:ascii="Segoe UI" w:eastAsia="Times New Roman" w:hAnsi="Segoe UI" w:cs="Segoe UI"/>
            <w:color w:val="999999"/>
            <w:sz w:val="14"/>
            <w:szCs w:val="14"/>
            <w:lang w:eastAsia="en-IN"/>
          </w:rPr>
          <w:fldChar w:fldCharType="begin"/>
        </w:r>
        <w:r w:rsidRPr="004325D9">
          <w:rPr>
            <w:rFonts w:ascii="Segoe UI" w:eastAsia="Times New Roman" w:hAnsi="Segoe UI" w:cs="Segoe UI"/>
            <w:color w:val="999999"/>
            <w:sz w:val="14"/>
            <w:szCs w:val="14"/>
            <w:lang w:eastAsia="en-IN"/>
          </w:rPr>
          <w:instrText xml:space="preserve"> HYPERLINK "https://www.flickr.com/photos/avramitra/2105418540/in/photolist-4d3PzE-f9cs8K-7rT8v" \t "_blank" </w:instrText>
        </w:r>
        <w:r w:rsidRPr="004325D9">
          <w:rPr>
            <w:rFonts w:ascii="Segoe UI" w:eastAsia="Times New Roman" w:hAnsi="Segoe UI" w:cs="Segoe UI"/>
            <w:color w:val="999999"/>
            <w:sz w:val="14"/>
            <w:szCs w:val="14"/>
            <w:lang w:eastAsia="en-IN"/>
          </w:rPr>
          <w:fldChar w:fldCharType="separate"/>
        </w:r>
        <w:r w:rsidRPr="004325D9">
          <w:rPr>
            <w:rFonts w:ascii="Segoe UI" w:eastAsia="Times New Roman" w:hAnsi="Segoe UI" w:cs="Segoe UI"/>
            <w:color w:val="0090D3"/>
            <w:sz w:val="14"/>
            <w:u w:val="single"/>
            <w:lang w:eastAsia="en-IN"/>
          </w:rPr>
          <w:t>source</w:t>
        </w:r>
        <w:r w:rsidRPr="004325D9">
          <w:rPr>
            <w:rFonts w:ascii="Segoe UI" w:eastAsia="Times New Roman" w:hAnsi="Segoe UI" w:cs="Segoe UI"/>
            <w:color w:val="999999"/>
            <w:sz w:val="14"/>
            <w:szCs w:val="14"/>
            <w:lang w:eastAsia="en-IN"/>
          </w:rPr>
          <w:fldChar w:fldCharType="end"/>
        </w:r>
        <w:r w:rsidRPr="004325D9">
          <w:rPr>
            <w:rFonts w:ascii="Segoe UI" w:eastAsia="Times New Roman" w:hAnsi="Segoe UI" w:cs="Segoe UI"/>
            <w:color w:val="999999"/>
            <w:sz w:val="14"/>
            <w:szCs w:val="14"/>
            <w:lang w:eastAsia="en-IN"/>
          </w:rPr>
          <w:t>)</w:t>
        </w:r>
      </w:ins>
    </w:p>
    <w:p w:rsidR="004325D9" w:rsidRPr="004325D9" w:rsidRDefault="004325D9" w:rsidP="004325D9">
      <w:pPr>
        <w:spacing w:beforeAutospacing="1" w:after="0" w:afterAutospacing="1" w:line="240" w:lineRule="auto"/>
        <w:jc w:val="both"/>
        <w:rPr>
          <w:ins w:id="182" w:author="Unknown"/>
          <w:rFonts w:ascii="Segoe UI" w:eastAsia="Times New Roman" w:hAnsi="Segoe UI" w:cs="Segoe UI"/>
          <w:color w:val="000000"/>
          <w:sz w:val="15"/>
          <w:szCs w:val="15"/>
          <w:lang w:eastAsia="en-IN"/>
        </w:rPr>
      </w:pPr>
      <w:ins w:id="183" w:author="Unknown">
        <w:r w:rsidRPr="004325D9">
          <w:rPr>
            <w:rFonts w:ascii="Segoe UI" w:eastAsia="Times New Roman" w:hAnsi="Segoe UI" w:cs="Segoe UI"/>
            <w:color w:val="000000"/>
            <w:sz w:val="15"/>
            <w:szCs w:val="15"/>
            <w:lang w:eastAsia="en-IN"/>
          </w:rPr>
          <w:t>Besides rich collection of books, The National Library, Kolkata is also known for its ghost stories. At the time of its renovation, twelve labours lost their lives in an accident.  The stories of an unnatural death of a student while searching books and lot more. The guards often fear to take up the nights shifts. It is also said that the footsteps of the Governor’s wife can be still heard.</w:t>
        </w:r>
        <w:r w:rsidRPr="004325D9">
          <w:rPr>
            <w:rFonts w:ascii="Segoe UI" w:eastAsia="Times New Roman" w:hAnsi="Segoe UI" w:cs="Segoe UI"/>
            <w:color w:val="000000"/>
            <w:sz w:val="15"/>
            <w:szCs w:val="15"/>
            <w:lang w:eastAsia="en-IN"/>
          </w:rPr>
          <w:br/>
        </w:r>
      </w:ins>
    </w:p>
    <w:p w:rsidR="004325D9" w:rsidRPr="004325D9" w:rsidRDefault="004325D9" w:rsidP="004325D9">
      <w:pPr>
        <w:spacing w:before="200" w:after="100" w:line="400" w:lineRule="atLeast"/>
        <w:jc w:val="both"/>
        <w:outlineLvl w:val="1"/>
        <w:rPr>
          <w:ins w:id="184" w:author="Unknown"/>
          <w:rFonts w:ascii="Arial" w:eastAsia="Times New Roman" w:hAnsi="Arial" w:cs="Arial"/>
          <w:color w:val="000000"/>
          <w:sz w:val="36"/>
          <w:szCs w:val="36"/>
          <w:lang w:eastAsia="en-IN"/>
        </w:rPr>
      </w:pPr>
      <w:ins w:id="185" w:author="Unknown">
        <w:r w:rsidRPr="004325D9">
          <w:rPr>
            <w:rFonts w:ascii="Arial" w:eastAsia="Times New Roman" w:hAnsi="Arial" w:cs="Arial"/>
            <w:color w:val="000000"/>
            <w:sz w:val="36"/>
            <w:szCs w:val="36"/>
            <w:lang w:eastAsia="en-IN"/>
          </w:rPr>
          <w:t>19. Sanjay Gandhi National Park, Mumbai</w:t>
        </w:r>
      </w:ins>
    </w:p>
    <w:p w:rsidR="004325D9" w:rsidRPr="004325D9" w:rsidRDefault="004325D9" w:rsidP="004325D9">
      <w:pPr>
        <w:spacing w:after="0" w:line="240" w:lineRule="auto"/>
        <w:jc w:val="both"/>
        <w:rPr>
          <w:ins w:id="186"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4286250" cy="5715000"/>
            <wp:effectExtent l="19050" t="0" r="0" b="0"/>
            <wp:docPr id="21" name="Picture 21" descr="Sanjay Gandhi National Park, Haunted Place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njay Gandhi National Park, Haunted Places in India"/>
                    <pic:cNvPicPr>
                      <a:picLocks noChangeAspect="1" noChangeArrowheads="1"/>
                    </pic:cNvPicPr>
                  </pic:nvPicPr>
                  <pic:blipFill>
                    <a:blip r:embed="rId39"/>
                    <a:srcRect/>
                    <a:stretch>
                      <a:fillRect/>
                    </a:stretch>
                  </pic:blipFill>
                  <pic:spPr bwMode="auto">
                    <a:xfrm>
                      <a:off x="0" y="0"/>
                      <a:ext cx="4286250" cy="571500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187" w:author="Unknown"/>
          <w:rFonts w:ascii="Segoe UI" w:eastAsia="Times New Roman" w:hAnsi="Segoe UI" w:cs="Segoe UI"/>
          <w:color w:val="999999"/>
          <w:sz w:val="14"/>
          <w:szCs w:val="14"/>
          <w:lang w:eastAsia="en-IN"/>
        </w:rPr>
      </w:pPr>
      <w:ins w:id="188" w:author="Unknown">
        <w:r w:rsidRPr="004325D9">
          <w:rPr>
            <w:rFonts w:ascii="Segoe UI" w:eastAsia="Times New Roman" w:hAnsi="Segoe UI" w:cs="Segoe UI"/>
            <w:color w:val="999999"/>
            <w:sz w:val="14"/>
            <w:szCs w:val="14"/>
            <w:lang w:eastAsia="en-IN"/>
          </w:rPr>
          <w:t>Sanjay Gandhi National Park (</w:t>
        </w:r>
        <w:r w:rsidRPr="004325D9">
          <w:rPr>
            <w:rFonts w:ascii="Segoe UI" w:eastAsia="Times New Roman" w:hAnsi="Segoe UI" w:cs="Segoe UI"/>
            <w:color w:val="999999"/>
            <w:sz w:val="14"/>
            <w:szCs w:val="14"/>
            <w:lang w:eastAsia="en-IN"/>
          </w:rPr>
          <w:fldChar w:fldCharType="begin"/>
        </w:r>
        <w:r w:rsidRPr="004325D9">
          <w:rPr>
            <w:rFonts w:ascii="Segoe UI" w:eastAsia="Times New Roman" w:hAnsi="Segoe UI" w:cs="Segoe UI"/>
            <w:color w:val="999999"/>
            <w:sz w:val="14"/>
            <w:szCs w:val="14"/>
            <w:lang w:eastAsia="en-IN"/>
          </w:rPr>
          <w:instrText xml:space="preserve"> HYPERLINK "https://www.panoramio.com/photo/105543091" \t "_blank" </w:instrText>
        </w:r>
        <w:r w:rsidRPr="004325D9">
          <w:rPr>
            <w:rFonts w:ascii="Segoe UI" w:eastAsia="Times New Roman" w:hAnsi="Segoe UI" w:cs="Segoe UI"/>
            <w:color w:val="999999"/>
            <w:sz w:val="14"/>
            <w:szCs w:val="14"/>
            <w:lang w:eastAsia="en-IN"/>
          </w:rPr>
          <w:fldChar w:fldCharType="separate"/>
        </w:r>
        <w:r w:rsidRPr="004325D9">
          <w:rPr>
            <w:rFonts w:ascii="Segoe UI" w:eastAsia="Times New Roman" w:hAnsi="Segoe UI" w:cs="Segoe UI"/>
            <w:color w:val="0090D3"/>
            <w:sz w:val="14"/>
            <w:u w:val="single"/>
            <w:lang w:eastAsia="en-IN"/>
          </w:rPr>
          <w:t>source</w:t>
        </w:r>
        <w:r w:rsidRPr="004325D9">
          <w:rPr>
            <w:rFonts w:ascii="Segoe UI" w:eastAsia="Times New Roman" w:hAnsi="Segoe UI" w:cs="Segoe UI"/>
            <w:color w:val="999999"/>
            <w:sz w:val="14"/>
            <w:szCs w:val="14"/>
            <w:lang w:eastAsia="en-IN"/>
          </w:rPr>
          <w:fldChar w:fldCharType="end"/>
        </w:r>
        <w:r w:rsidRPr="004325D9">
          <w:rPr>
            <w:rFonts w:ascii="Segoe UI" w:eastAsia="Times New Roman" w:hAnsi="Segoe UI" w:cs="Segoe UI"/>
            <w:color w:val="999999"/>
            <w:sz w:val="14"/>
            <w:szCs w:val="14"/>
            <w:lang w:eastAsia="en-IN"/>
          </w:rPr>
          <w:t>)</w:t>
        </w:r>
      </w:ins>
    </w:p>
    <w:p w:rsidR="004325D9" w:rsidRPr="004325D9" w:rsidRDefault="004325D9" w:rsidP="004325D9">
      <w:pPr>
        <w:spacing w:before="100" w:beforeAutospacing="1" w:after="100" w:afterAutospacing="1" w:line="240" w:lineRule="auto"/>
        <w:jc w:val="both"/>
        <w:rPr>
          <w:ins w:id="189" w:author="Unknown"/>
          <w:rFonts w:ascii="Segoe UI" w:eastAsia="Times New Roman" w:hAnsi="Segoe UI" w:cs="Segoe UI"/>
          <w:color w:val="000000"/>
          <w:sz w:val="15"/>
          <w:szCs w:val="15"/>
          <w:lang w:eastAsia="en-IN"/>
        </w:rPr>
      </w:pPr>
      <w:ins w:id="190" w:author="Unknown">
        <w:r w:rsidRPr="004325D9">
          <w:rPr>
            <w:rFonts w:ascii="Segoe UI" w:eastAsia="Times New Roman" w:hAnsi="Segoe UI" w:cs="Segoe UI"/>
            <w:color w:val="000000"/>
            <w:sz w:val="15"/>
            <w:szCs w:val="15"/>
            <w:lang w:eastAsia="en-IN"/>
          </w:rPr>
          <w:t>Many people who visit this national park, claim that they saw a female hitchhiker who is dressed in all white, and is asking for a ride to anyone who passes by. The testimony of the guards working in the National Park, who say that ghosts really exists there makes its way too eerie.</w:t>
        </w:r>
      </w:ins>
    </w:p>
    <w:p w:rsidR="004325D9" w:rsidRPr="004325D9" w:rsidRDefault="004325D9" w:rsidP="004325D9">
      <w:pPr>
        <w:spacing w:before="200" w:after="100" w:line="400" w:lineRule="atLeast"/>
        <w:jc w:val="both"/>
        <w:outlineLvl w:val="1"/>
        <w:rPr>
          <w:ins w:id="191" w:author="Unknown"/>
          <w:rFonts w:ascii="Arial" w:eastAsia="Times New Roman" w:hAnsi="Arial" w:cs="Arial"/>
          <w:color w:val="000000"/>
          <w:sz w:val="36"/>
          <w:szCs w:val="36"/>
          <w:lang w:eastAsia="en-IN"/>
        </w:rPr>
      </w:pPr>
      <w:ins w:id="192" w:author="Unknown">
        <w:r w:rsidRPr="004325D9">
          <w:rPr>
            <w:rFonts w:ascii="Arial" w:eastAsia="Times New Roman" w:hAnsi="Arial" w:cs="Arial"/>
            <w:color w:val="000000"/>
            <w:sz w:val="36"/>
            <w:szCs w:val="36"/>
            <w:lang w:eastAsia="en-IN"/>
          </w:rPr>
          <w:t>20. South Park Cemetry, Kolkata</w:t>
        </w:r>
      </w:ins>
    </w:p>
    <w:p w:rsidR="004325D9" w:rsidRPr="004325D9" w:rsidRDefault="004325D9" w:rsidP="004325D9">
      <w:pPr>
        <w:spacing w:after="0" w:line="240" w:lineRule="auto"/>
        <w:jc w:val="both"/>
        <w:rPr>
          <w:ins w:id="193"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5715000" cy="4286250"/>
            <wp:effectExtent l="19050" t="0" r="0" b="0"/>
            <wp:docPr id="22" name="Picture 22" descr="South Park Cemetry, Haunted Place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outh Park Cemetry, Haunted Places in India"/>
                    <pic:cNvPicPr>
                      <a:picLocks noChangeAspect="1" noChangeArrowheads="1"/>
                    </pic:cNvPicPr>
                  </pic:nvPicPr>
                  <pic:blipFill>
                    <a:blip r:embed="rId40"/>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194" w:author="Unknown"/>
          <w:rFonts w:ascii="Segoe UI" w:eastAsia="Times New Roman" w:hAnsi="Segoe UI" w:cs="Segoe UI"/>
          <w:color w:val="999999"/>
          <w:sz w:val="14"/>
          <w:szCs w:val="14"/>
          <w:lang w:eastAsia="en-IN"/>
        </w:rPr>
      </w:pPr>
      <w:ins w:id="195" w:author="Unknown">
        <w:r w:rsidRPr="004325D9">
          <w:rPr>
            <w:rFonts w:ascii="Segoe UI" w:eastAsia="Times New Roman" w:hAnsi="Segoe UI" w:cs="Segoe UI"/>
            <w:color w:val="999999"/>
            <w:sz w:val="14"/>
            <w:szCs w:val="14"/>
            <w:lang w:eastAsia="en-IN"/>
          </w:rPr>
          <w:t>South Park Cemetry (</w:t>
        </w:r>
        <w:r w:rsidRPr="004325D9">
          <w:rPr>
            <w:rFonts w:ascii="Segoe UI" w:eastAsia="Times New Roman" w:hAnsi="Segoe UI" w:cs="Segoe UI"/>
            <w:color w:val="999999"/>
            <w:sz w:val="14"/>
            <w:szCs w:val="14"/>
            <w:lang w:eastAsia="en-IN"/>
          </w:rPr>
          <w:fldChar w:fldCharType="begin"/>
        </w:r>
        <w:r w:rsidRPr="004325D9">
          <w:rPr>
            <w:rFonts w:ascii="Segoe UI" w:eastAsia="Times New Roman" w:hAnsi="Segoe UI" w:cs="Segoe UI"/>
            <w:color w:val="999999"/>
            <w:sz w:val="14"/>
            <w:szCs w:val="14"/>
            <w:lang w:eastAsia="en-IN"/>
          </w:rPr>
          <w:instrText xml:space="preserve"> HYPERLINK "https://www.panoramio.com/photo/6221653" \t "_blank" </w:instrText>
        </w:r>
        <w:r w:rsidRPr="004325D9">
          <w:rPr>
            <w:rFonts w:ascii="Segoe UI" w:eastAsia="Times New Roman" w:hAnsi="Segoe UI" w:cs="Segoe UI"/>
            <w:color w:val="999999"/>
            <w:sz w:val="14"/>
            <w:szCs w:val="14"/>
            <w:lang w:eastAsia="en-IN"/>
          </w:rPr>
          <w:fldChar w:fldCharType="separate"/>
        </w:r>
        <w:r w:rsidRPr="004325D9">
          <w:rPr>
            <w:rFonts w:ascii="Segoe UI" w:eastAsia="Times New Roman" w:hAnsi="Segoe UI" w:cs="Segoe UI"/>
            <w:color w:val="0090D3"/>
            <w:sz w:val="14"/>
            <w:u w:val="single"/>
            <w:lang w:eastAsia="en-IN"/>
          </w:rPr>
          <w:t>source</w:t>
        </w:r>
        <w:r w:rsidRPr="004325D9">
          <w:rPr>
            <w:rFonts w:ascii="Segoe UI" w:eastAsia="Times New Roman" w:hAnsi="Segoe UI" w:cs="Segoe UI"/>
            <w:color w:val="999999"/>
            <w:sz w:val="14"/>
            <w:szCs w:val="14"/>
            <w:lang w:eastAsia="en-IN"/>
          </w:rPr>
          <w:fldChar w:fldCharType="end"/>
        </w:r>
        <w:r w:rsidRPr="004325D9">
          <w:rPr>
            <w:rFonts w:ascii="Segoe UI" w:eastAsia="Times New Roman" w:hAnsi="Segoe UI" w:cs="Segoe UI"/>
            <w:color w:val="999999"/>
            <w:sz w:val="14"/>
            <w:szCs w:val="14"/>
            <w:lang w:eastAsia="en-IN"/>
          </w:rPr>
          <w:t>)</w:t>
        </w:r>
      </w:ins>
    </w:p>
    <w:p w:rsidR="004325D9" w:rsidRPr="004325D9" w:rsidRDefault="004325D9" w:rsidP="004325D9">
      <w:pPr>
        <w:spacing w:before="100" w:beforeAutospacing="1" w:after="100" w:afterAutospacing="1" w:line="240" w:lineRule="auto"/>
        <w:jc w:val="both"/>
        <w:rPr>
          <w:ins w:id="196" w:author="Unknown"/>
          <w:rFonts w:ascii="Segoe UI" w:eastAsia="Times New Roman" w:hAnsi="Segoe UI" w:cs="Segoe UI"/>
          <w:color w:val="000000"/>
          <w:sz w:val="15"/>
          <w:szCs w:val="15"/>
          <w:lang w:eastAsia="en-IN"/>
        </w:rPr>
      </w:pPr>
      <w:ins w:id="197" w:author="Unknown">
        <w:r w:rsidRPr="004325D9">
          <w:rPr>
            <w:rFonts w:ascii="Segoe UI" w:eastAsia="Times New Roman" w:hAnsi="Segoe UI" w:cs="Segoe UI"/>
            <w:color w:val="000000"/>
            <w:sz w:val="15"/>
            <w:szCs w:val="15"/>
            <w:lang w:eastAsia="en-IN"/>
          </w:rPr>
          <w:t>Its one of the oldest cemetery build in the year 1767. Many people have reported that they have seen a shadow in white dress and some even fell ill after visiting this haunted place.</w:t>
        </w:r>
      </w:ins>
    </w:p>
    <w:p w:rsidR="004325D9" w:rsidRPr="004325D9" w:rsidRDefault="004325D9" w:rsidP="004325D9">
      <w:pPr>
        <w:spacing w:before="200" w:after="100" w:line="400" w:lineRule="atLeast"/>
        <w:jc w:val="both"/>
        <w:outlineLvl w:val="1"/>
        <w:rPr>
          <w:ins w:id="198" w:author="Unknown"/>
          <w:rFonts w:ascii="Arial" w:eastAsia="Times New Roman" w:hAnsi="Arial" w:cs="Arial"/>
          <w:color w:val="000000"/>
          <w:sz w:val="36"/>
          <w:szCs w:val="36"/>
          <w:lang w:eastAsia="en-IN"/>
        </w:rPr>
      </w:pPr>
      <w:ins w:id="199" w:author="Unknown">
        <w:r w:rsidRPr="004325D9">
          <w:rPr>
            <w:rFonts w:ascii="Arial" w:eastAsia="Times New Roman" w:hAnsi="Arial" w:cs="Arial"/>
            <w:color w:val="000000"/>
            <w:sz w:val="36"/>
            <w:szCs w:val="36"/>
            <w:lang w:eastAsia="en-IN"/>
          </w:rPr>
          <w:t>21. Writers building, Kolkata</w:t>
        </w:r>
      </w:ins>
    </w:p>
    <w:p w:rsidR="004325D9" w:rsidRPr="004325D9" w:rsidRDefault="004325D9" w:rsidP="004325D9">
      <w:pPr>
        <w:spacing w:after="0" w:line="240" w:lineRule="auto"/>
        <w:jc w:val="both"/>
        <w:rPr>
          <w:ins w:id="200"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5715000" cy="5715000"/>
            <wp:effectExtent l="19050" t="0" r="0" b="0"/>
            <wp:docPr id="23" name="Picture 23" descr="Writer's Building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riter's Building Kolkata"/>
                    <pic:cNvPicPr>
                      <a:picLocks noChangeAspect="1" noChangeArrowheads="1"/>
                    </pic:cNvPicPr>
                  </pic:nvPicPr>
                  <pic:blipFill>
                    <a:blip r:embed="rId41"/>
                    <a:srcRect/>
                    <a:stretch>
                      <a:fillRect/>
                    </a:stretch>
                  </pic:blipFill>
                  <pic:spPr bwMode="auto">
                    <a:xfrm>
                      <a:off x="0" y="0"/>
                      <a:ext cx="5715000" cy="571500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201" w:author="Unknown"/>
          <w:rFonts w:ascii="Segoe UI" w:eastAsia="Times New Roman" w:hAnsi="Segoe UI" w:cs="Segoe UI"/>
          <w:color w:val="999999"/>
          <w:sz w:val="14"/>
          <w:szCs w:val="14"/>
          <w:lang w:eastAsia="en-IN"/>
        </w:rPr>
      </w:pPr>
      <w:ins w:id="202" w:author="Unknown">
        <w:r w:rsidRPr="004325D9">
          <w:rPr>
            <w:rFonts w:ascii="Segoe UI" w:eastAsia="Times New Roman" w:hAnsi="Segoe UI" w:cs="Segoe UI"/>
            <w:color w:val="999999"/>
            <w:sz w:val="14"/>
            <w:szCs w:val="14"/>
            <w:lang w:eastAsia="en-IN"/>
          </w:rPr>
          <w:t>Writer’s Building, Kolkata (</w:t>
        </w:r>
        <w:r w:rsidRPr="004325D9">
          <w:rPr>
            <w:rFonts w:ascii="Segoe UI" w:eastAsia="Times New Roman" w:hAnsi="Segoe UI" w:cs="Segoe UI"/>
            <w:color w:val="999999"/>
            <w:sz w:val="14"/>
            <w:szCs w:val="14"/>
            <w:lang w:eastAsia="en-IN"/>
          </w:rPr>
          <w:fldChar w:fldCharType="begin"/>
        </w:r>
        <w:r w:rsidRPr="004325D9">
          <w:rPr>
            <w:rFonts w:ascii="Segoe UI" w:eastAsia="Times New Roman" w:hAnsi="Segoe UI" w:cs="Segoe UI"/>
            <w:color w:val="999999"/>
            <w:sz w:val="14"/>
            <w:szCs w:val="14"/>
            <w:lang w:eastAsia="en-IN"/>
          </w:rPr>
          <w:instrText xml:space="preserve"> HYPERLINK "https://www.flickr.com/photos/52442953@N05/9534287871/in/photolist-ojQ4cR-oD5uS6-jwrs79-qML4oc-r5dC2r-fwvHBD-ojQef5-4dBXqn-jwqB4Z-qMCz6d-qML3WR-r54CM8-r58J43-qMDWtU-qMDXcs-r5dzfz-q8cY1q-qMMLoe-qMML6a-r58JMY-qMMJ7R-q8cZGG-r2VhDA-q8d18G-qMMM5p-r54Ac8-q8d1jo-qMDVXd-qML2sP-qML2aV-r54BVt-r5dz9n-q8qyw4-qMDYSw-5ZdDDx" \t "_blank" </w:instrText>
        </w:r>
        <w:r w:rsidRPr="004325D9">
          <w:rPr>
            <w:rFonts w:ascii="Segoe UI" w:eastAsia="Times New Roman" w:hAnsi="Segoe UI" w:cs="Segoe UI"/>
            <w:color w:val="999999"/>
            <w:sz w:val="14"/>
            <w:szCs w:val="14"/>
            <w:lang w:eastAsia="en-IN"/>
          </w:rPr>
          <w:fldChar w:fldCharType="separate"/>
        </w:r>
        <w:r w:rsidRPr="004325D9">
          <w:rPr>
            <w:rFonts w:ascii="Segoe UI" w:eastAsia="Times New Roman" w:hAnsi="Segoe UI" w:cs="Segoe UI"/>
            <w:color w:val="0090D3"/>
            <w:sz w:val="14"/>
            <w:u w:val="single"/>
            <w:lang w:eastAsia="en-IN"/>
          </w:rPr>
          <w:t>source</w:t>
        </w:r>
        <w:r w:rsidRPr="004325D9">
          <w:rPr>
            <w:rFonts w:ascii="Segoe UI" w:eastAsia="Times New Roman" w:hAnsi="Segoe UI" w:cs="Segoe UI"/>
            <w:color w:val="999999"/>
            <w:sz w:val="14"/>
            <w:szCs w:val="14"/>
            <w:lang w:eastAsia="en-IN"/>
          </w:rPr>
          <w:fldChar w:fldCharType="end"/>
        </w:r>
        <w:r w:rsidRPr="004325D9">
          <w:rPr>
            <w:rFonts w:ascii="Segoe UI" w:eastAsia="Times New Roman" w:hAnsi="Segoe UI" w:cs="Segoe UI"/>
            <w:color w:val="999999"/>
            <w:sz w:val="14"/>
            <w:szCs w:val="14"/>
            <w:lang w:eastAsia="en-IN"/>
          </w:rPr>
          <w:t>)</w:t>
        </w:r>
      </w:ins>
    </w:p>
    <w:p w:rsidR="004325D9" w:rsidRPr="004325D9" w:rsidRDefault="004325D9" w:rsidP="004325D9">
      <w:pPr>
        <w:spacing w:before="100" w:beforeAutospacing="1" w:after="100" w:afterAutospacing="1" w:line="240" w:lineRule="auto"/>
        <w:jc w:val="both"/>
        <w:rPr>
          <w:ins w:id="203" w:author="Unknown"/>
          <w:rFonts w:ascii="Segoe UI" w:eastAsia="Times New Roman" w:hAnsi="Segoe UI" w:cs="Segoe UI"/>
          <w:color w:val="000000"/>
          <w:sz w:val="15"/>
          <w:szCs w:val="15"/>
          <w:lang w:eastAsia="en-IN"/>
        </w:rPr>
      </w:pPr>
      <w:ins w:id="204" w:author="Unknown">
        <w:r w:rsidRPr="004325D9">
          <w:rPr>
            <w:rFonts w:ascii="Segoe UI" w:eastAsia="Times New Roman" w:hAnsi="Segoe UI" w:cs="Segoe UI"/>
            <w:color w:val="000000"/>
            <w:sz w:val="15"/>
            <w:szCs w:val="15"/>
            <w:lang w:eastAsia="en-IN"/>
          </w:rPr>
          <w:t>The new Writers Building is constructed inside the old fort after the first one got demolished a natural disaster. It is believed that the spirit of Captain Simpson of British East India Company, who was killed by the revolutionaries Binay, Badal and Dinesh, still resides in the building. People residing in the nearby premises often hear the footsteps and voices after its dark.</w:t>
        </w:r>
      </w:ins>
    </w:p>
    <w:p w:rsidR="004325D9" w:rsidRPr="004325D9" w:rsidRDefault="004325D9" w:rsidP="004325D9">
      <w:pPr>
        <w:spacing w:before="200" w:after="100" w:line="400" w:lineRule="atLeast"/>
        <w:jc w:val="both"/>
        <w:outlineLvl w:val="1"/>
        <w:rPr>
          <w:ins w:id="205" w:author="Unknown"/>
          <w:rFonts w:ascii="Arial" w:eastAsia="Times New Roman" w:hAnsi="Arial" w:cs="Arial"/>
          <w:color w:val="000000"/>
          <w:sz w:val="36"/>
          <w:szCs w:val="36"/>
          <w:lang w:eastAsia="en-IN"/>
        </w:rPr>
      </w:pPr>
      <w:ins w:id="206" w:author="Unknown">
        <w:r w:rsidRPr="004325D9">
          <w:rPr>
            <w:rFonts w:ascii="Arial" w:eastAsia="Times New Roman" w:hAnsi="Arial" w:cs="Arial"/>
            <w:color w:val="000000"/>
            <w:sz w:val="36"/>
            <w:szCs w:val="36"/>
            <w:lang w:eastAsia="en-IN"/>
          </w:rPr>
          <w:t>22. Bombay Supreme Court</w:t>
        </w:r>
      </w:ins>
    </w:p>
    <w:p w:rsidR="004325D9" w:rsidRPr="004325D9" w:rsidRDefault="004325D9" w:rsidP="004325D9">
      <w:pPr>
        <w:spacing w:after="0" w:line="240" w:lineRule="auto"/>
        <w:jc w:val="both"/>
        <w:rPr>
          <w:ins w:id="207"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7620000" cy="3130550"/>
            <wp:effectExtent l="19050" t="0" r="0" b="0"/>
            <wp:docPr id="24" name="Picture 24" descr="Bombay Supreme Court, Haunted Place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ombay Supreme Court, Haunted Places in India"/>
                    <pic:cNvPicPr>
                      <a:picLocks noChangeAspect="1" noChangeArrowheads="1"/>
                    </pic:cNvPicPr>
                  </pic:nvPicPr>
                  <pic:blipFill>
                    <a:blip r:embed="rId42"/>
                    <a:srcRect/>
                    <a:stretch>
                      <a:fillRect/>
                    </a:stretch>
                  </pic:blipFill>
                  <pic:spPr bwMode="auto">
                    <a:xfrm>
                      <a:off x="0" y="0"/>
                      <a:ext cx="7620000" cy="31305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208" w:author="Unknown"/>
          <w:rFonts w:ascii="Segoe UI" w:eastAsia="Times New Roman" w:hAnsi="Segoe UI" w:cs="Segoe UI"/>
          <w:color w:val="999999"/>
          <w:sz w:val="14"/>
          <w:szCs w:val="14"/>
          <w:lang w:eastAsia="en-IN"/>
        </w:rPr>
      </w:pPr>
      <w:ins w:id="209" w:author="Unknown">
        <w:r w:rsidRPr="004325D9">
          <w:rPr>
            <w:rFonts w:ascii="Segoe UI" w:eastAsia="Times New Roman" w:hAnsi="Segoe UI" w:cs="Segoe UI"/>
            <w:color w:val="999999"/>
            <w:sz w:val="14"/>
            <w:szCs w:val="14"/>
            <w:lang w:eastAsia="en-IN"/>
          </w:rPr>
          <w:t>Bombay Supreme Court (</w:t>
        </w:r>
        <w:r w:rsidRPr="004325D9">
          <w:rPr>
            <w:rFonts w:ascii="Segoe UI" w:eastAsia="Times New Roman" w:hAnsi="Segoe UI" w:cs="Segoe UI"/>
            <w:color w:val="999999"/>
            <w:sz w:val="14"/>
            <w:szCs w:val="14"/>
            <w:lang w:eastAsia="en-IN"/>
          </w:rPr>
          <w:fldChar w:fldCharType="begin"/>
        </w:r>
        <w:r w:rsidRPr="004325D9">
          <w:rPr>
            <w:rFonts w:ascii="Segoe UI" w:eastAsia="Times New Roman" w:hAnsi="Segoe UI" w:cs="Segoe UI"/>
            <w:color w:val="999999"/>
            <w:sz w:val="14"/>
            <w:szCs w:val="14"/>
            <w:lang w:eastAsia="en-IN"/>
          </w:rPr>
          <w:instrText xml:space="preserve"> HYPERLINK "https://upload.wikimedia.org/wikipedia/commons/1/15/Bombay-High-Court.jpg" \t "_blank" </w:instrText>
        </w:r>
        <w:r w:rsidRPr="004325D9">
          <w:rPr>
            <w:rFonts w:ascii="Segoe UI" w:eastAsia="Times New Roman" w:hAnsi="Segoe UI" w:cs="Segoe UI"/>
            <w:color w:val="999999"/>
            <w:sz w:val="14"/>
            <w:szCs w:val="14"/>
            <w:lang w:eastAsia="en-IN"/>
          </w:rPr>
          <w:fldChar w:fldCharType="separate"/>
        </w:r>
        <w:r w:rsidRPr="004325D9">
          <w:rPr>
            <w:rFonts w:ascii="Segoe UI" w:eastAsia="Times New Roman" w:hAnsi="Segoe UI" w:cs="Segoe UI"/>
            <w:color w:val="0090D3"/>
            <w:sz w:val="14"/>
            <w:u w:val="single"/>
            <w:lang w:eastAsia="en-IN"/>
          </w:rPr>
          <w:t>source</w:t>
        </w:r>
        <w:r w:rsidRPr="004325D9">
          <w:rPr>
            <w:rFonts w:ascii="Segoe UI" w:eastAsia="Times New Roman" w:hAnsi="Segoe UI" w:cs="Segoe UI"/>
            <w:color w:val="999999"/>
            <w:sz w:val="14"/>
            <w:szCs w:val="14"/>
            <w:lang w:eastAsia="en-IN"/>
          </w:rPr>
          <w:fldChar w:fldCharType="end"/>
        </w:r>
        <w:r w:rsidRPr="004325D9">
          <w:rPr>
            <w:rFonts w:ascii="Segoe UI" w:eastAsia="Times New Roman" w:hAnsi="Segoe UI" w:cs="Segoe UI"/>
            <w:color w:val="999999"/>
            <w:sz w:val="14"/>
            <w:szCs w:val="14"/>
            <w:lang w:eastAsia="en-IN"/>
          </w:rPr>
          <w:t>)</w:t>
        </w:r>
      </w:ins>
    </w:p>
    <w:p w:rsidR="004325D9" w:rsidRPr="004325D9" w:rsidRDefault="004325D9" w:rsidP="004325D9">
      <w:pPr>
        <w:spacing w:before="100" w:beforeAutospacing="1" w:after="100" w:afterAutospacing="1" w:line="240" w:lineRule="auto"/>
        <w:jc w:val="both"/>
        <w:rPr>
          <w:ins w:id="210" w:author="Unknown"/>
          <w:rFonts w:ascii="Segoe UI" w:eastAsia="Times New Roman" w:hAnsi="Segoe UI" w:cs="Segoe UI"/>
          <w:color w:val="000000"/>
          <w:sz w:val="15"/>
          <w:szCs w:val="15"/>
          <w:lang w:eastAsia="en-IN"/>
        </w:rPr>
      </w:pPr>
      <w:ins w:id="211" w:author="Unknown">
        <w:r w:rsidRPr="004325D9">
          <w:rPr>
            <w:rFonts w:ascii="Segoe UI" w:eastAsia="Times New Roman" w:hAnsi="Segoe UI" w:cs="Segoe UI"/>
            <w:color w:val="000000"/>
            <w:sz w:val="15"/>
            <w:szCs w:val="15"/>
            <w:lang w:eastAsia="en-IN"/>
          </w:rPr>
          <w:t>A tortured, vengeful soul is believed to haunt every unknown entity in the corridor restricting their entry. This happened since last 30 years whenever a murder trial is taking place.</w:t>
        </w:r>
      </w:ins>
    </w:p>
    <w:p w:rsidR="004325D9" w:rsidRPr="004325D9" w:rsidRDefault="004325D9" w:rsidP="004325D9">
      <w:pPr>
        <w:spacing w:before="200" w:after="100" w:line="400" w:lineRule="atLeast"/>
        <w:jc w:val="both"/>
        <w:outlineLvl w:val="1"/>
        <w:rPr>
          <w:ins w:id="212" w:author="Unknown"/>
          <w:rFonts w:ascii="Arial" w:eastAsia="Times New Roman" w:hAnsi="Arial" w:cs="Arial"/>
          <w:color w:val="000000"/>
          <w:sz w:val="36"/>
          <w:szCs w:val="36"/>
          <w:lang w:eastAsia="en-IN"/>
        </w:rPr>
      </w:pPr>
      <w:ins w:id="213" w:author="Unknown">
        <w:r w:rsidRPr="004325D9">
          <w:rPr>
            <w:rFonts w:ascii="Arial" w:eastAsia="Times New Roman" w:hAnsi="Arial" w:cs="Arial"/>
            <w:color w:val="000000"/>
            <w:sz w:val="36"/>
            <w:szCs w:val="36"/>
            <w:lang w:eastAsia="en-IN"/>
          </w:rPr>
          <w:t>23. Delhi Cantonment Area</w:t>
        </w:r>
      </w:ins>
    </w:p>
    <w:p w:rsidR="004325D9" w:rsidRPr="004325D9" w:rsidRDefault="004325D9" w:rsidP="004325D9">
      <w:pPr>
        <w:spacing w:after="0" w:line="240" w:lineRule="auto"/>
        <w:jc w:val="both"/>
        <w:rPr>
          <w:ins w:id="214"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drawing>
          <wp:inline distT="0" distB="0" distL="0" distR="0">
            <wp:extent cx="6419850" cy="4286250"/>
            <wp:effectExtent l="19050" t="0" r="0" b="0"/>
            <wp:docPr id="25" name="Picture 25" descr="delhi cantonment haunted by ghost l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lhi cantonment haunted by ghost lady"/>
                    <pic:cNvPicPr>
                      <a:picLocks noChangeAspect="1" noChangeArrowheads="1"/>
                    </pic:cNvPicPr>
                  </pic:nvPicPr>
                  <pic:blipFill>
                    <a:blip r:embed="rId43"/>
                    <a:srcRect/>
                    <a:stretch>
                      <a:fillRect/>
                    </a:stretch>
                  </pic:blipFill>
                  <pic:spPr bwMode="auto">
                    <a:xfrm>
                      <a:off x="0" y="0"/>
                      <a:ext cx="6419850" cy="42862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215" w:author="Unknown"/>
          <w:rFonts w:ascii="Segoe UI" w:eastAsia="Times New Roman" w:hAnsi="Segoe UI" w:cs="Segoe UI"/>
          <w:color w:val="999999"/>
          <w:sz w:val="14"/>
          <w:szCs w:val="14"/>
          <w:lang w:eastAsia="en-IN"/>
        </w:rPr>
      </w:pPr>
      <w:ins w:id="216" w:author="Unknown">
        <w:r w:rsidRPr="004325D9">
          <w:rPr>
            <w:rFonts w:ascii="Segoe UI" w:eastAsia="Times New Roman" w:hAnsi="Segoe UI" w:cs="Segoe UI"/>
            <w:color w:val="999999"/>
            <w:sz w:val="14"/>
            <w:szCs w:val="14"/>
            <w:lang w:eastAsia="en-IN"/>
          </w:rPr>
          <w:t>The lonely stretch of road in Delhi Cantonment (</w:t>
        </w:r>
        <w:r w:rsidRPr="004325D9">
          <w:rPr>
            <w:rFonts w:ascii="Segoe UI" w:eastAsia="Times New Roman" w:hAnsi="Segoe UI" w:cs="Segoe UI"/>
            <w:color w:val="999999"/>
            <w:sz w:val="14"/>
            <w:szCs w:val="14"/>
            <w:lang w:eastAsia="en-IN"/>
          </w:rPr>
          <w:fldChar w:fldCharType="begin"/>
        </w:r>
        <w:r w:rsidRPr="004325D9">
          <w:rPr>
            <w:rFonts w:ascii="Segoe UI" w:eastAsia="Times New Roman" w:hAnsi="Segoe UI" w:cs="Segoe UI"/>
            <w:color w:val="999999"/>
            <w:sz w:val="14"/>
            <w:szCs w:val="14"/>
            <w:lang w:eastAsia="en-IN"/>
          </w:rPr>
          <w:instrText xml:space="preserve"> HYPERLINK "http://blog.taxiforsure.com/wp-content/uploads/haunted-places-in-delhi-delhi-cantt.jpg" \t "_blank" </w:instrText>
        </w:r>
        <w:r w:rsidRPr="004325D9">
          <w:rPr>
            <w:rFonts w:ascii="Segoe UI" w:eastAsia="Times New Roman" w:hAnsi="Segoe UI" w:cs="Segoe UI"/>
            <w:color w:val="999999"/>
            <w:sz w:val="14"/>
            <w:szCs w:val="14"/>
            <w:lang w:eastAsia="en-IN"/>
          </w:rPr>
          <w:fldChar w:fldCharType="separate"/>
        </w:r>
        <w:r w:rsidRPr="004325D9">
          <w:rPr>
            <w:rFonts w:ascii="Segoe UI" w:eastAsia="Times New Roman" w:hAnsi="Segoe UI" w:cs="Segoe UI"/>
            <w:color w:val="0090D3"/>
            <w:sz w:val="14"/>
            <w:u w:val="single"/>
            <w:lang w:eastAsia="en-IN"/>
          </w:rPr>
          <w:t>source</w:t>
        </w:r>
        <w:r w:rsidRPr="004325D9">
          <w:rPr>
            <w:rFonts w:ascii="Segoe UI" w:eastAsia="Times New Roman" w:hAnsi="Segoe UI" w:cs="Segoe UI"/>
            <w:color w:val="999999"/>
            <w:sz w:val="14"/>
            <w:szCs w:val="14"/>
            <w:lang w:eastAsia="en-IN"/>
          </w:rPr>
          <w:fldChar w:fldCharType="end"/>
        </w:r>
        <w:r w:rsidRPr="004325D9">
          <w:rPr>
            <w:rFonts w:ascii="Segoe UI" w:eastAsia="Times New Roman" w:hAnsi="Segoe UI" w:cs="Segoe UI"/>
            <w:color w:val="999999"/>
            <w:sz w:val="14"/>
            <w:szCs w:val="14"/>
            <w:lang w:eastAsia="en-IN"/>
          </w:rPr>
          <w:t>)</w:t>
        </w:r>
      </w:ins>
    </w:p>
    <w:p w:rsidR="004325D9" w:rsidRPr="004325D9" w:rsidRDefault="004325D9" w:rsidP="004325D9">
      <w:pPr>
        <w:spacing w:before="100" w:beforeAutospacing="1" w:after="100" w:afterAutospacing="1" w:line="240" w:lineRule="auto"/>
        <w:jc w:val="both"/>
        <w:rPr>
          <w:ins w:id="217" w:author="Unknown"/>
          <w:rFonts w:ascii="Segoe UI" w:eastAsia="Times New Roman" w:hAnsi="Segoe UI" w:cs="Segoe UI"/>
          <w:color w:val="000000"/>
          <w:sz w:val="15"/>
          <w:szCs w:val="15"/>
          <w:lang w:eastAsia="en-IN"/>
        </w:rPr>
      </w:pPr>
      <w:ins w:id="218" w:author="Unknown">
        <w:r w:rsidRPr="004325D9">
          <w:rPr>
            <w:rFonts w:ascii="Segoe UI" w:eastAsia="Times New Roman" w:hAnsi="Segoe UI" w:cs="Segoe UI"/>
            <w:color w:val="000000"/>
            <w:sz w:val="15"/>
            <w:szCs w:val="15"/>
            <w:lang w:eastAsia="en-IN"/>
          </w:rPr>
          <w:lastRenderedPageBreak/>
          <w:t>Usually considered as a beautiful clean and green space, Delhi cantonment area is also known as haunted place its spookiness after mid night. People talk about a women in white saree, often asking for lift, sometimes even chasing the vehicle and catching up its speed.</w:t>
        </w:r>
      </w:ins>
    </w:p>
    <w:p w:rsidR="004325D9" w:rsidRPr="004325D9" w:rsidRDefault="004325D9" w:rsidP="004325D9">
      <w:pPr>
        <w:spacing w:before="100" w:beforeAutospacing="1" w:after="100" w:afterAutospacing="1" w:line="240" w:lineRule="auto"/>
        <w:jc w:val="both"/>
        <w:rPr>
          <w:ins w:id="219" w:author="Unknown"/>
          <w:rFonts w:ascii="Segoe UI" w:eastAsia="Times New Roman" w:hAnsi="Segoe UI" w:cs="Segoe UI"/>
          <w:color w:val="000000"/>
          <w:sz w:val="15"/>
          <w:szCs w:val="15"/>
          <w:lang w:eastAsia="en-IN"/>
        </w:rPr>
      </w:pPr>
      <w:ins w:id="220"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221" w:author="Unknown"/>
          <w:rFonts w:ascii="Arial" w:eastAsia="Times New Roman" w:hAnsi="Arial" w:cs="Arial"/>
          <w:color w:val="000000"/>
          <w:sz w:val="36"/>
          <w:szCs w:val="36"/>
          <w:lang w:eastAsia="en-IN"/>
        </w:rPr>
      </w:pPr>
      <w:ins w:id="222" w:author="Unknown">
        <w:r w:rsidRPr="004325D9">
          <w:rPr>
            <w:rFonts w:ascii="Arial" w:eastAsia="Times New Roman" w:hAnsi="Arial" w:cs="Arial"/>
            <w:color w:val="000000"/>
            <w:sz w:val="36"/>
            <w:szCs w:val="36"/>
            <w:lang w:eastAsia="en-IN"/>
          </w:rPr>
          <w:t>24. Towers of Silence, Mumbai</w:t>
        </w:r>
      </w:ins>
    </w:p>
    <w:p w:rsidR="004325D9" w:rsidRPr="004325D9" w:rsidRDefault="004325D9" w:rsidP="004325D9">
      <w:pPr>
        <w:spacing w:after="0" w:line="240" w:lineRule="auto"/>
        <w:jc w:val="both"/>
        <w:rPr>
          <w:ins w:id="223"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drawing>
          <wp:inline distT="0" distB="0" distL="0" distR="0">
            <wp:extent cx="6311900" cy="4286250"/>
            <wp:effectExtent l="19050" t="0" r="0" b="0"/>
            <wp:docPr id="26" name="Picture 26" descr="Tower Of Silence, Mumbai,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ower Of Silence, Mumbai, India"/>
                    <pic:cNvPicPr>
                      <a:picLocks noChangeAspect="1" noChangeArrowheads="1"/>
                    </pic:cNvPicPr>
                  </pic:nvPicPr>
                  <pic:blipFill>
                    <a:blip r:embed="rId44"/>
                    <a:srcRect/>
                    <a:stretch>
                      <a:fillRect/>
                    </a:stretch>
                  </pic:blipFill>
                  <pic:spPr bwMode="auto">
                    <a:xfrm>
                      <a:off x="0" y="0"/>
                      <a:ext cx="6311900" cy="42862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224" w:author="Unknown"/>
          <w:rFonts w:ascii="Segoe UI" w:eastAsia="Times New Roman" w:hAnsi="Segoe UI" w:cs="Segoe UI"/>
          <w:color w:val="999999"/>
          <w:sz w:val="14"/>
          <w:szCs w:val="14"/>
          <w:lang w:eastAsia="en-IN"/>
        </w:rPr>
      </w:pPr>
      <w:ins w:id="225" w:author="Unknown">
        <w:r w:rsidRPr="004325D9">
          <w:rPr>
            <w:rFonts w:ascii="Segoe UI" w:eastAsia="Times New Roman" w:hAnsi="Segoe UI" w:cs="Segoe UI"/>
            <w:color w:val="999999"/>
            <w:sz w:val="14"/>
            <w:szCs w:val="14"/>
            <w:lang w:eastAsia="en-IN"/>
          </w:rPr>
          <w:t>Tower of Silence, Mumbai (</w:t>
        </w:r>
        <w:r w:rsidRPr="004325D9">
          <w:rPr>
            <w:rFonts w:ascii="Segoe UI" w:eastAsia="Times New Roman" w:hAnsi="Segoe UI" w:cs="Segoe UI"/>
            <w:color w:val="999999"/>
            <w:sz w:val="14"/>
            <w:szCs w:val="14"/>
            <w:lang w:eastAsia="en-IN"/>
          </w:rPr>
          <w:fldChar w:fldCharType="begin"/>
        </w:r>
        <w:r w:rsidRPr="004325D9">
          <w:rPr>
            <w:rFonts w:ascii="Segoe UI" w:eastAsia="Times New Roman" w:hAnsi="Segoe UI" w:cs="Segoe UI"/>
            <w:color w:val="999999"/>
            <w:sz w:val="14"/>
            <w:szCs w:val="14"/>
            <w:lang w:eastAsia="en-IN"/>
          </w:rPr>
          <w:instrText xml:space="preserve"> HYPERLINK "https://c4.staticflickr.com/4/3718/12450025503_f548edc141_b.jpg" \t "_blank" </w:instrText>
        </w:r>
        <w:r w:rsidRPr="004325D9">
          <w:rPr>
            <w:rFonts w:ascii="Segoe UI" w:eastAsia="Times New Roman" w:hAnsi="Segoe UI" w:cs="Segoe UI"/>
            <w:color w:val="999999"/>
            <w:sz w:val="14"/>
            <w:szCs w:val="14"/>
            <w:lang w:eastAsia="en-IN"/>
          </w:rPr>
          <w:fldChar w:fldCharType="separate"/>
        </w:r>
        <w:r w:rsidRPr="004325D9">
          <w:rPr>
            <w:rFonts w:ascii="Segoe UI" w:eastAsia="Times New Roman" w:hAnsi="Segoe UI" w:cs="Segoe UI"/>
            <w:color w:val="0090D3"/>
            <w:sz w:val="14"/>
            <w:u w:val="single"/>
            <w:lang w:eastAsia="en-IN"/>
          </w:rPr>
          <w:t>source</w:t>
        </w:r>
        <w:r w:rsidRPr="004325D9">
          <w:rPr>
            <w:rFonts w:ascii="Segoe UI" w:eastAsia="Times New Roman" w:hAnsi="Segoe UI" w:cs="Segoe UI"/>
            <w:color w:val="999999"/>
            <w:sz w:val="14"/>
            <w:szCs w:val="14"/>
            <w:lang w:eastAsia="en-IN"/>
          </w:rPr>
          <w:fldChar w:fldCharType="end"/>
        </w:r>
        <w:r w:rsidRPr="004325D9">
          <w:rPr>
            <w:rFonts w:ascii="Segoe UI" w:eastAsia="Times New Roman" w:hAnsi="Segoe UI" w:cs="Segoe UI"/>
            <w:color w:val="999999"/>
            <w:sz w:val="14"/>
            <w:szCs w:val="14"/>
            <w:lang w:eastAsia="en-IN"/>
          </w:rPr>
          <w:t>)</w:t>
        </w:r>
      </w:ins>
    </w:p>
    <w:p w:rsidR="004325D9" w:rsidRPr="004325D9" w:rsidRDefault="004325D9" w:rsidP="004325D9">
      <w:pPr>
        <w:spacing w:before="100" w:beforeAutospacing="1" w:after="100" w:afterAutospacing="1" w:line="240" w:lineRule="auto"/>
        <w:jc w:val="both"/>
        <w:rPr>
          <w:ins w:id="226" w:author="Unknown"/>
          <w:rFonts w:ascii="Segoe UI" w:eastAsia="Times New Roman" w:hAnsi="Segoe UI" w:cs="Segoe UI"/>
          <w:color w:val="000000"/>
          <w:sz w:val="15"/>
          <w:szCs w:val="15"/>
          <w:lang w:eastAsia="en-IN"/>
        </w:rPr>
      </w:pPr>
      <w:ins w:id="227" w:author="Unknown">
        <w:r w:rsidRPr="004325D9">
          <w:rPr>
            <w:rFonts w:ascii="Segoe UI" w:eastAsia="Times New Roman" w:hAnsi="Segoe UI" w:cs="Segoe UI"/>
            <w:color w:val="000000"/>
            <w:sz w:val="15"/>
            <w:szCs w:val="15"/>
            <w:lang w:eastAsia="en-IN"/>
          </w:rPr>
          <w:t>It is actually a Parsi cemetry situated near the Malabar Hills. Parsi’s have the ritual of leaving the bodies of their dead on the roof top of a tower to be fed by the vultures. Even the imagination of those scenes would bring shivers to your body. It is also believed that the paranormal incidents occurring in Grand Pararri Towers in Mumbai happens due to the spectral forces emanating from this cemetery.</w:t>
        </w:r>
      </w:ins>
    </w:p>
    <w:p w:rsidR="004325D9" w:rsidRPr="004325D9" w:rsidRDefault="004325D9" w:rsidP="004325D9">
      <w:pPr>
        <w:spacing w:before="100" w:beforeAutospacing="1" w:after="100" w:afterAutospacing="1" w:line="240" w:lineRule="auto"/>
        <w:jc w:val="both"/>
        <w:rPr>
          <w:ins w:id="228" w:author="Unknown"/>
          <w:rFonts w:ascii="Segoe UI" w:eastAsia="Times New Roman" w:hAnsi="Segoe UI" w:cs="Segoe UI"/>
          <w:color w:val="000000"/>
          <w:sz w:val="15"/>
          <w:szCs w:val="15"/>
          <w:lang w:eastAsia="en-IN"/>
        </w:rPr>
      </w:pPr>
      <w:ins w:id="229"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230" w:author="Unknown"/>
          <w:rFonts w:ascii="Arial" w:eastAsia="Times New Roman" w:hAnsi="Arial" w:cs="Arial"/>
          <w:color w:val="000000"/>
          <w:sz w:val="36"/>
          <w:szCs w:val="36"/>
          <w:lang w:eastAsia="en-IN"/>
        </w:rPr>
      </w:pPr>
      <w:ins w:id="231" w:author="Unknown">
        <w:r w:rsidRPr="004325D9">
          <w:rPr>
            <w:rFonts w:ascii="Arial" w:eastAsia="Times New Roman" w:hAnsi="Arial" w:cs="Arial"/>
            <w:color w:val="000000"/>
            <w:sz w:val="36"/>
            <w:szCs w:val="36"/>
            <w:lang w:eastAsia="en-IN"/>
          </w:rPr>
          <w:t>25. Malcha Mahal, New Delhi</w:t>
        </w:r>
      </w:ins>
    </w:p>
    <w:p w:rsidR="004325D9" w:rsidRPr="004325D9" w:rsidRDefault="004325D9" w:rsidP="004325D9">
      <w:pPr>
        <w:spacing w:after="0" w:line="240" w:lineRule="auto"/>
        <w:jc w:val="both"/>
        <w:rPr>
          <w:ins w:id="232"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6775450" cy="4286250"/>
            <wp:effectExtent l="19050" t="0" r="6350" b="0"/>
            <wp:docPr id="27" name="Picture 27" descr="Malcha Mahal, Haunted Place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lcha Mahal, Haunted Places in India"/>
                    <pic:cNvPicPr>
                      <a:picLocks noChangeAspect="1" noChangeArrowheads="1"/>
                    </pic:cNvPicPr>
                  </pic:nvPicPr>
                  <pic:blipFill>
                    <a:blip r:embed="rId45"/>
                    <a:srcRect/>
                    <a:stretch>
                      <a:fillRect/>
                    </a:stretch>
                  </pic:blipFill>
                  <pic:spPr bwMode="auto">
                    <a:xfrm>
                      <a:off x="0" y="0"/>
                      <a:ext cx="6775450" cy="42862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233" w:author="Unknown"/>
          <w:rFonts w:ascii="Segoe UI" w:eastAsia="Times New Roman" w:hAnsi="Segoe UI" w:cs="Segoe UI"/>
          <w:color w:val="999999"/>
          <w:sz w:val="14"/>
          <w:szCs w:val="14"/>
          <w:lang w:eastAsia="en-IN"/>
        </w:rPr>
      </w:pPr>
      <w:ins w:id="234" w:author="Unknown">
        <w:r w:rsidRPr="004325D9">
          <w:rPr>
            <w:rFonts w:ascii="Segoe UI" w:eastAsia="Times New Roman" w:hAnsi="Segoe UI" w:cs="Segoe UI"/>
            <w:color w:val="999999"/>
            <w:sz w:val="14"/>
            <w:szCs w:val="14"/>
            <w:lang w:eastAsia="en-IN"/>
          </w:rPr>
          <w:t>Malcha Mahal, Delhi (</w:t>
        </w:r>
        <w:r w:rsidRPr="004325D9">
          <w:rPr>
            <w:rFonts w:ascii="Segoe UI" w:eastAsia="Times New Roman" w:hAnsi="Segoe UI" w:cs="Segoe UI"/>
            <w:color w:val="999999"/>
            <w:sz w:val="14"/>
            <w:szCs w:val="14"/>
            <w:lang w:eastAsia="en-IN"/>
          </w:rPr>
          <w:fldChar w:fldCharType="begin"/>
        </w:r>
        <w:r w:rsidRPr="004325D9">
          <w:rPr>
            <w:rFonts w:ascii="Segoe UI" w:eastAsia="Times New Roman" w:hAnsi="Segoe UI" w:cs="Segoe UI"/>
            <w:color w:val="999999"/>
            <w:sz w:val="14"/>
            <w:szCs w:val="14"/>
            <w:lang w:eastAsia="en-IN"/>
          </w:rPr>
          <w:instrText xml:space="preserve"> HYPERLINK "https://upload.wikimedia.org/wikipedia/commons/c/cd/Construction_occuring_near_malcha_mahal_in_1920's_and_1930's_2014-03-21_09-44.jpg" \t "_blank" </w:instrText>
        </w:r>
        <w:r w:rsidRPr="004325D9">
          <w:rPr>
            <w:rFonts w:ascii="Segoe UI" w:eastAsia="Times New Roman" w:hAnsi="Segoe UI" w:cs="Segoe UI"/>
            <w:color w:val="999999"/>
            <w:sz w:val="14"/>
            <w:szCs w:val="14"/>
            <w:lang w:eastAsia="en-IN"/>
          </w:rPr>
          <w:fldChar w:fldCharType="separate"/>
        </w:r>
        <w:r w:rsidRPr="004325D9">
          <w:rPr>
            <w:rFonts w:ascii="Segoe UI" w:eastAsia="Times New Roman" w:hAnsi="Segoe UI" w:cs="Segoe UI"/>
            <w:color w:val="0090D3"/>
            <w:sz w:val="14"/>
            <w:u w:val="single"/>
            <w:lang w:eastAsia="en-IN"/>
          </w:rPr>
          <w:t>source</w:t>
        </w:r>
        <w:r w:rsidRPr="004325D9">
          <w:rPr>
            <w:rFonts w:ascii="Segoe UI" w:eastAsia="Times New Roman" w:hAnsi="Segoe UI" w:cs="Segoe UI"/>
            <w:color w:val="999999"/>
            <w:sz w:val="14"/>
            <w:szCs w:val="14"/>
            <w:lang w:eastAsia="en-IN"/>
          </w:rPr>
          <w:fldChar w:fldCharType="end"/>
        </w:r>
        <w:r w:rsidRPr="004325D9">
          <w:rPr>
            <w:rFonts w:ascii="Segoe UI" w:eastAsia="Times New Roman" w:hAnsi="Segoe UI" w:cs="Segoe UI"/>
            <w:color w:val="999999"/>
            <w:sz w:val="14"/>
            <w:szCs w:val="14"/>
            <w:lang w:eastAsia="en-IN"/>
          </w:rPr>
          <w:t>)</w:t>
        </w:r>
      </w:ins>
    </w:p>
    <w:p w:rsidR="004325D9" w:rsidRPr="004325D9" w:rsidRDefault="004325D9" w:rsidP="004325D9">
      <w:pPr>
        <w:spacing w:beforeAutospacing="1" w:after="0" w:afterAutospacing="1" w:line="240" w:lineRule="auto"/>
        <w:jc w:val="both"/>
        <w:rPr>
          <w:ins w:id="235" w:author="Unknown"/>
          <w:rFonts w:ascii="Segoe UI" w:eastAsia="Times New Roman" w:hAnsi="Segoe UI" w:cs="Segoe UI"/>
          <w:color w:val="000000"/>
          <w:sz w:val="15"/>
          <w:szCs w:val="15"/>
          <w:lang w:eastAsia="en-IN"/>
        </w:rPr>
      </w:pPr>
      <w:ins w:id="236" w:author="Unknown">
        <w:r w:rsidRPr="004325D9">
          <w:rPr>
            <w:rFonts w:ascii="Segoe UI" w:eastAsia="Times New Roman" w:hAnsi="Segoe UI" w:cs="Segoe UI"/>
            <w:color w:val="000000"/>
            <w:sz w:val="15"/>
            <w:szCs w:val="15"/>
            <w:lang w:eastAsia="en-IN"/>
          </w:rPr>
          <w:t>The paranormal activities of Malcha Mahal are famous among the most haunted stories in the city of Delhi. The palace is situated in the forest area behind Buddha Garden. Reporters, forest officers or locals, all keep a fair distance and think twice before entering the premises. The warning related to the hound dogs and trespassers being gunned down (since the government gave the authority to shoot down anyone who proves to be a treat to the property) also scares people off this ground.</w:t>
        </w:r>
        <w:r w:rsidRPr="004325D9">
          <w:rPr>
            <w:rFonts w:ascii="Segoe UI" w:eastAsia="Times New Roman" w:hAnsi="Segoe UI" w:cs="Segoe UI"/>
            <w:color w:val="000000"/>
            <w:sz w:val="15"/>
            <w:szCs w:val="15"/>
            <w:lang w:eastAsia="en-IN"/>
          </w:rPr>
          <w:br/>
        </w:r>
      </w:ins>
    </w:p>
    <w:p w:rsidR="004325D9" w:rsidRPr="004325D9" w:rsidRDefault="004325D9" w:rsidP="004325D9">
      <w:pPr>
        <w:spacing w:before="100" w:beforeAutospacing="1" w:after="100" w:afterAutospacing="1" w:line="240" w:lineRule="auto"/>
        <w:jc w:val="both"/>
        <w:rPr>
          <w:ins w:id="237" w:author="Unknown"/>
          <w:rFonts w:ascii="Segoe UI" w:eastAsia="Times New Roman" w:hAnsi="Segoe UI" w:cs="Segoe UI"/>
          <w:color w:val="000000"/>
          <w:sz w:val="15"/>
          <w:szCs w:val="15"/>
          <w:lang w:eastAsia="en-IN"/>
        </w:rPr>
      </w:pPr>
      <w:ins w:id="238"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239" w:author="Unknown"/>
          <w:rFonts w:ascii="Arial" w:eastAsia="Times New Roman" w:hAnsi="Arial" w:cs="Arial"/>
          <w:color w:val="000000"/>
          <w:sz w:val="36"/>
          <w:szCs w:val="36"/>
          <w:lang w:eastAsia="en-IN"/>
        </w:rPr>
      </w:pPr>
      <w:ins w:id="240" w:author="Unknown">
        <w:r w:rsidRPr="004325D9">
          <w:rPr>
            <w:rFonts w:ascii="Arial" w:eastAsia="Times New Roman" w:hAnsi="Arial" w:cs="Arial"/>
            <w:color w:val="000000"/>
            <w:sz w:val="36"/>
            <w:szCs w:val="36"/>
            <w:lang w:eastAsia="en-IN"/>
          </w:rPr>
          <w:t>26. Three Kings Church, Goa</w:t>
        </w:r>
      </w:ins>
    </w:p>
    <w:p w:rsidR="004325D9" w:rsidRPr="004325D9" w:rsidRDefault="004325D9" w:rsidP="004325D9">
      <w:pPr>
        <w:spacing w:after="0" w:line="240" w:lineRule="auto"/>
        <w:jc w:val="both"/>
        <w:rPr>
          <w:ins w:id="241"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5715000" cy="4286250"/>
            <wp:effectExtent l="19050" t="0" r="0" b="0"/>
            <wp:docPr id="28" name="Picture 28" descr="Three kings chapel - Vel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ree kings chapel - Velsao"/>
                    <pic:cNvPicPr>
                      <a:picLocks noChangeAspect="1" noChangeArrowheads="1"/>
                    </pic:cNvPicPr>
                  </pic:nvPicPr>
                  <pic:blipFill>
                    <a:blip r:embed="rId46"/>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242" w:author="Unknown"/>
          <w:rFonts w:ascii="Segoe UI" w:eastAsia="Times New Roman" w:hAnsi="Segoe UI" w:cs="Segoe UI"/>
          <w:color w:val="999999"/>
          <w:sz w:val="14"/>
          <w:szCs w:val="14"/>
          <w:lang w:eastAsia="en-IN"/>
        </w:rPr>
      </w:pPr>
      <w:ins w:id="243" w:author="Unknown">
        <w:r w:rsidRPr="004325D9">
          <w:rPr>
            <w:rFonts w:ascii="Segoe UI" w:eastAsia="Times New Roman" w:hAnsi="Segoe UI" w:cs="Segoe UI"/>
            <w:color w:val="999999"/>
            <w:sz w:val="14"/>
            <w:szCs w:val="14"/>
            <w:lang w:eastAsia="en-IN"/>
          </w:rPr>
          <w:t>The Three King’s Church, Goa (</w:t>
        </w:r>
        <w:r w:rsidRPr="004325D9">
          <w:rPr>
            <w:rFonts w:ascii="Segoe UI" w:eastAsia="Times New Roman" w:hAnsi="Segoe UI" w:cs="Segoe UI"/>
            <w:color w:val="999999"/>
            <w:sz w:val="14"/>
            <w:szCs w:val="14"/>
            <w:lang w:eastAsia="en-IN"/>
          </w:rPr>
          <w:fldChar w:fldCharType="begin"/>
        </w:r>
        <w:r w:rsidRPr="004325D9">
          <w:rPr>
            <w:rFonts w:ascii="Segoe UI" w:eastAsia="Times New Roman" w:hAnsi="Segoe UI" w:cs="Segoe UI"/>
            <w:color w:val="999999"/>
            <w:sz w:val="14"/>
            <w:szCs w:val="14"/>
            <w:lang w:eastAsia="en-IN"/>
          </w:rPr>
          <w:instrText xml:space="preserve"> HYPERLINK "https://3.bp.blogspot.com/-vkRbAlz1SKE/TogbYsERM9I/AAAAAAAAAFo/hpzwX9LmlMI/s1600/Three+kings+chapel+-+Velsao.JPG" \t "_blank" </w:instrText>
        </w:r>
        <w:r w:rsidRPr="004325D9">
          <w:rPr>
            <w:rFonts w:ascii="Segoe UI" w:eastAsia="Times New Roman" w:hAnsi="Segoe UI" w:cs="Segoe UI"/>
            <w:color w:val="999999"/>
            <w:sz w:val="14"/>
            <w:szCs w:val="14"/>
            <w:lang w:eastAsia="en-IN"/>
          </w:rPr>
          <w:fldChar w:fldCharType="separate"/>
        </w:r>
        <w:r w:rsidRPr="004325D9">
          <w:rPr>
            <w:rFonts w:ascii="Segoe UI" w:eastAsia="Times New Roman" w:hAnsi="Segoe UI" w:cs="Segoe UI"/>
            <w:color w:val="0090D3"/>
            <w:sz w:val="14"/>
            <w:u w:val="single"/>
            <w:lang w:eastAsia="en-IN"/>
          </w:rPr>
          <w:t>source</w:t>
        </w:r>
        <w:r w:rsidRPr="004325D9">
          <w:rPr>
            <w:rFonts w:ascii="Segoe UI" w:eastAsia="Times New Roman" w:hAnsi="Segoe UI" w:cs="Segoe UI"/>
            <w:color w:val="999999"/>
            <w:sz w:val="14"/>
            <w:szCs w:val="14"/>
            <w:lang w:eastAsia="en-IN"/>
          </w:rPr>
          <w:fldChar w:fldCharType="end"/>
        </w:r>
        <w:r w:rsidRPr="004325D9">
          <w:rPr>
            <w:rFonts w:ascii="Segoe UI" w:eastAsia="Times New Roman" w:hAnsi="Segoe UI" w:cs="Segoe UI"/>
            <w:color w:val="999999"/>
            <w:sz w:val="14"/>
            <w:szCs w:val="14"/>
            <w:lang w:eastAsia="en-IN"/>
          </w:rPr>
          <w:t>)</w:t>
        </w:r>
      </w:ins>
    </w:p>
    <w:p w:rsidR="004325D9" w:rsidRPr="004325D9" w:rsidRDefault="004325D9" w:rsidP="004325D9">
      <w:pPr>
        <w:spacing w:before="100" w:beforeAutospacing="1" w:after="100" w:afterAutospacing="1" w:line="240" w:lineRule="auto"/>
        <w:jc w:val="both"/>
        <w:rPr>
          <w:ins w:id="244" w:author="Unknown"/>
          <w:rFonts w:ascii="Segoe UI" w:eastAsia="Times New Roman" w:hAnsi="Segoe UI" w:cs="Segoe UI"/>
          <w:color w:val="000000"/>
          <w:sz w:val="15"/>
          <w:szCs w:val="15"/>
          <w:lang w:eastAsia="en-IN"/>
        </w:rPr>
      </w:pPr>
      <w:ins w:id="245" w:author="Unknown">
        <w:r w:rsidRPr="004325D9">
          <w:rPr>
            <w:rFonts w:ascii="Segoe UI" w:eastAsia="Times New Roman" w:hAnsi="Segoe UI" w:cs="Segoe UI"/>
            <w:color w:val="000000"/>
            <w:sz w:val="15"/>
            <w:szCs w:val="15"/>
            <w:lang w:eastAsia="en-IN"/>
          </w:rPr>
          <w:t>It is famous for its paranormal activities experience by many locals and also by the GRIP team of Indian Paranormal Society. It is believed that the spirits of three kings (who fought over the property of this church and eventually killed each other) roam around in the premises.</w:t>
        </w:r>
      </w:ins>
    </w:p>
    <w:p w:rsidR="004325D9" w:rsidRPr="004325D9" w:rsidRDefault="004325D9" w:rsidP="004325D9">
      <w:pPr>
        <w:spacing w:before="200" w:after="100" w:line="400" w:lineRule="atLeast"/>
        <w:jc w:val="both"/>
        <w:outlineLvl w:val="1"/>
        <w:rPr>
          <w:ins w:id="246" w:author="Unknown"/>
          <w:rFonts w:ascii="Arial" w:eastAsia="Times New Roman" w:hAnsi="Arial" w:cs="Arial"/>
          <w:color w:val="000000"/>
          <w:sz w:val="36"/>
          <w:szCs w:val="36"/>
          <w:lang w:eastAsia="en-IN"/>
        </w:rPr>
      </w:pPr>
      <w:ins w:id="247" w:author="Unknown">
        <w:r w:rsidRPr="004325D9">
          <w:rPr>
            <w:rFonts w:ascii="Arial" w:eastAsia="Times New Roman" w:hAnsi="Arial" w:cs="Arial"/>
            <w:color w:val="000000"/>
            <w:sz w:val="36"/>
            <w:szCs w:val="36"/>
            <w:lang w:eastAsia="en-IN"/>
          </w:rPr>
          <w:t>27. The Lambi Dehar Mines, Mussoorie</w:t>
        </w:r>
      </w:ins>
    </w:p>
    <w:p w:rsidR="004325D9" w:rsidRPr="004325D9" w:rsidRDefault="004325D9" w:rsidP="004325D9">
      <w:pPr>
        <w:spacing w:after="0" w:line="240" w:lineRule="auto"/>
        <w:jc w:val="both"/>
        <w:rPr>
          <w:ins w:id="248"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drawing>
          <wp:inline distT="0" distB="0" distL="0" distR="0">
            <wp:extent cx="6667500" cy="3333750"/>
            <wp:effectExtent l="19050" t="0" r="0" b="0"/>
            <wp:docPr id="29" name="Picture 29" descr="Lambi Dehar Mines, Haunted Place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mbi Dehar Mines, Haunted Places in India"/>
                    <pic:cNvPicPr>
                      <a:picLocks noChangeAspect="1" noChangeArrowheads="1"/>
                    </pic:cNvPicPr>
                  </pic:nvPicPr>
                  <pic:blipFill>
                    <a:blip r:embed="rId47"/>
                    <a:srcRect/>
                    <a:stretch>
                      <a:fillRect/>
                    </a:stretch>
                  </pic:blipFill>
                  <pic:spPr bwMode="auto">
                    <a:xfrm>
                      <a:off x="0" y="0"/>
                      <a:ext cx="6667500" cy="33337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249" w:author="Unknown"/>
          <w:rFonts w:ascii="Segoe UI" w:eastAsia="Times New Roman" w:hAnsi="Segoe UI" w:cs="Segoe UI"/>
          <w:color w:val="999999"/>
          <w:sz w:val="14"/>
          <w:szCs w:val="14"/>
          <w:lang w:eastAsia="en-IN"/>
        </w:rPr>
      </w:pPr>
      <w:ins w:id="250" w:author="Unknown">
        <w:r w:rsidRPr="004325D9">
          <w:rPr>
            <w:rFonts w:ascii="Segoe UI" w:eastAsia="Times New Roman" w:hAnsi="Segoe UI" w:cs="Segoe UI"/>
            <w:color w:val="999999"/>
            <w:sz w:val="14"/>
            <w:szCs w:val="14"/>
            <w:lang w:eastAsia="en-IN"/>
          </w:rPr>
          <w:lastRenderedPageBreak/>
          <w:t>Lambi Dehar Mines, Musoorie (</w:t>
        </w:r>
        <w:r w:rsidRPr="004325D9">
          <w:rPr>
            <w:rFonts w:ascii="Segoe UI" w:eastAsia="Times New Roman" w:hAnsi="Segoe UI" w:cs="Segoe UI"/>
            <w:color w:val="999999"/>
            <w:sz w:val="14"/>
            <w:szCs w:val="14"/>
            <w:lang w:eastAsia="en-IN"/>
          </w:rPr>
          <w:fldChar w:fldCharType="begin"/>
        </w:r>
        <w:r w:rsidRPr="004325D9">
          <w:rPr>
            <w:rFonts w:ascii="Segoe UI" w:eastAsia="Times New Roman" w:hAnsi="Segoe UI" w:cs="Segoe UI"/>
            <w:color w:val="999999"/>
            <w:sz w:val="14"/>
            <w:szCs w:val="14"/>
            <w:lang w:eastAsia="en-IN"/>
          </w:rPr>
          <w:instrText xml:space="preserve"> HYPERLINK "http://24x7review.com/wp-content/uploads/2014/11/Lambi-Dehar-Mines-2.jpg" \t "_blank" </w:instrText>
        </w:r>
        <w:r w:rsidRPr="004325D9">
          <w:rPr>
            <w:rFonts w:ascii="Segoe UI" w:eastAsia="Times New Roman" w:hAnsi="Segoe UI" w:cs="Segoe UI"/>
            <w:color w:val="999999"/>
            <w:sz w:val="14"/>
            <w:szCs w:val="14"/>
            <w:lang w:eastAsia="en-IN"/>
          </w:rPr>
          <w:fldChar w:fldCharType="separate"/>
        </w:r>
        <w:r w:rsidRPr="004325D9">
          <w:rPr>
            <w:rFonts w:ascii="Segoe UI" w:eastAsia="Times New Roman" w:hAnsi="Segoe UI" w:cs="Segoe UI"/>
            <w:color w:val="0090D3"/>
            <w:sz w:val="14"/>
            <w:u w:val="single"/>
            <w:lang w:eastAsia="en-IN"/>
          </w:rPr>
          <w:t>source</w:t>
        </w:r>
        <w:r w:rsidRPr="004325D9">
          <w:rPr>
            <w:rFonts w:ascii="Segoe UI" w:eastAsia="Times New Roman" w:hAnsi="Segoe UI" w:cs="Segoe UI"/>
            <w:color w:val="999999"/>
            <w:sz w:val="14"/>
            <w:szCs w:val="14"/>
            <w:lang w:eastAsia="en-IN"/>
          </w:rPr>
          <w:fldChar w:fldCharType="end"/>
        </w:r>
        <w:r w:rsidRPr="004325D9">
          <w:rPr>
            <w:rFonts w:ascii="Segoe UI" w:eastAsia="Times New Roman" w:hAnsi="Segoe UI" w:cs="Segoe UI"/>
            <w:color w:val="999999"/>
            <w:sz w:val="14"/>
            <w:szCs w:val="14"/>
            <w:lang w:eastAsia="en-IN"/>
          </w:rPr>
          <w:t>)</w:t>
        </w:r>
      </w:ins>
    </w:p>
    <w:p w:rsidR="004325D9" w:rsidRPr="004325D9" w:rsidRDefault="004325D9" w:rsidP="004325D9">
      <w:pPr>
        <w:spacing w:before="100" w:beforeAutospacing="1" w:after="100" w:afterAutospacing="1" w:line="240" w:lineRule="auto"/>
        <w:jc w:val="both"/>
        <w:rPr>
          <w:ins w:id="251" w:author="Unknown"/>
          <w:rFonts w:ascii="Segoe UI" w:eastAsia="Times New Roman" w:hAnsi="Segoe UI" w:cs="Segoe UI"/>
          <w:color w:val="000000"/>
          <w:sz w:val="15"/>
          <w:szCs w:val="15"/>
          <w:lang w:eastAsia="en-IN"/>
        </w:rPr>
      </w:pPr>
      <w:ins w:id="252" w:author="Unknown">
        <w:r w:rsidRPr="004325D9">
          <w:rPr>
            <w:rFonts w:ascii="Segoe UI" w:eastAsia="Times New Roman" w:hAnsi="Segoe UI" w:cs="Segoe UI"/>
            <w:color w:val="000000"/>
            <w:sz w:val="15"/>
            <w:szCs w:val="15"/>
            <w:lang w:eastAsia="en-IN"/>
          </w:rPr>
          <w:t>It is considered as one of the most haunted places in India. The mines were shut after half a million workers died coughing blood due to improper mining conditions. Locals believe that the place has turned into a home for a witch who walks down the hills at night and has claimed many life. Rapid occurrences of accidents and unusual deaths have also made this place rank amongst the spookiest places in the country.</w:t>
        </w:r>
      </w:ins>
    </w:p>
    <w:p w:rsidR="004325D9" w:rsidRPr="004325D9" w:rsidRDefault="004325D9" w:rsidP="004325D9">
      <w:pPr>
        <w:spacing w:before="200" w:after="100" w:line="400" w:lineRule="atLeast"/>
        <w:jc w:val="both"/>
        <w:outlineLvl w:val="1"/>
        <w:rPr>
          <w:ins w:id="253" w:author="Unknown"/>
          <w:rFonts w:ascii="Arial" w:eastAsia="Times New Roman" w:hAnsi="Arial" w:cs="Arial"/>
          <w:color w:val="000000"/>
          <w:sz w:val="36"/>
          <w:szCs w:val="36"/>
          <w:lang w:eastAsia="en-IN"/>
        </w:rPr>
      </w:pPr>
      <w:ins w:id="254" w:author="Unknown">
        <w:r w:rsidRPr="004325D9">
          <w:rPr>
            <w:rFonts w:ascii="Arial" w:eastAsia="Times New Roman" w:hAnsi="Arial" w:cs="Arial"/>
            <w:color w:val="000000"/>
            <w:sz w:val="36"/>
            <w:szCs w:val="36"/>
            <w:lang w:eastAsia="en-IN"/>
          </w:rPr>
          <w:t>28. Kalpalli Cemetery, Bangalore</w:t>
        </w:r>
      </w:ins>
    </w:p>
    <w:p w:rsidR="004325D9" w:rsidRPr="004325D9" w:rsidRDefault="004325D9" w:rsidP="004325D9">
      <w:pPr>
        <w:spacing w:after="0" w:line="240" w:lineRule="auto"/>
        <w:jc w:val="both"/>
        <w:rPr>
          <w:ins w:id="255" w:author="Unknown"/>
          <w:rFonts w:ascii="Segoe UI" w:eastAsia="Times New Roman" w:hAnsi="Segoe UI" w:cs="Segoe UI"/>
          <w:color w:val="000000"/>
          <w:sz w:val="15"/>
          <w:szCs w:val="15"/>
          <w:lang w:eastAsia="en-IN"/>
        </w:rPr>
      </w:pPr>
      <w:r>
        <w:rPr>
          <w:rFonts w:ascii="Segoe UI" w:eastAsia="Times New Roman" w:hAnsi="Segoe UI" w:cs="Segoe UI"/>
          <w:noProof/>
          <w:color w:val="0090D3"/>
          <w:sz w:val="15"/>
          <w:szCs w:val="15"/>
          <w:lang w:eastAsia="en-IN"/>
        </w:rPr>
        <w:drawing>
          <wp:inline distT="0" distB="0" distL="0" distR="0">
            <wp:extent cx="6096000" cy="4057650"/>
            <wp:effectExtent l="19050" t="0" r="0" b="0"/>
            <wp:docPr id="30" name="Picture 30" descr="Kalpalli Cemetery  ">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alpalli Cemetery  ">
                      <a:hlinkClick r:id="rId48"/>
                    </pic:cNvPr>
                    <pic:cNvPicPr>
                      <a:picLocks noChangeAspect="1" noChangeArrowheads="1"/>
                    </pic:cNvPicPr>
                  </pic:nvPicPr>
                  <pic:blipFill>
                    <a:blip r:embed="rId49"/>
                    <a:srcRect/>
                    <a:stretch>
                      <a:fillRect/>
                    </a:stretch>
                  </pic:blipFill>
                  <pic:spPr bwMode="auto">
                    <a:xfrm>
                      <a:off x="0" y="0"/>
                      <a:ext cx="6096000" cy="40576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256" w:author="Unknown"/>
          <w:rFonts w:ascii="Segoe UI" w:eastAsia="Times New Roman" w:hAnsi="Segoe UI" w:cs="Segoe UI"/>
          <w:color w:val="999999"/>
          <w:sz w:val="14"/>
          <w:szCs w:val="14"/>
          <w:lang w:eastAsia="en-IN"/>
        </w:rPr>
      </w:pPr>
      <w:ins w:id="257" w:author="Unknown">
        <w:r w:rsidRPr="004325D9">
          <w:rPr>
            <w:rFonts w:ascii="Segoe UI" w:eastAsia="Times New Roman" w:hAnsi="Segoe UI" w:cs="Segoe UI"/>
            <w:color w:val="999999"/>
            <w:sz w:val="14"/>
            <w:szCs w:val="14"/>
            <w:lang w:eastAsia="en-IN"/>
          </w:rPr>
          <w:t>Kalpalli Cemetery (</w:t>
        </w:r>
        <w:r w:rsidRPr="004325D9">
          <w:rPr>
            <w:rFonts w:ascii="Segoe UI" w:eastAsia="Times New Roman" w:hAnsi="Segoe UI" w:cs="Segoe UI"/>
            <w:color w:val="999999"/>
            <w:sz w:val="14"/>
            <w:szCs w:val="14"/>
            <w:lang w:eastAsia="en-IN"/>
          </w:rPr>
          <w:fldChar w:fldCharType="begin"/>
        </w:r>
        <w:r w:rsidRPr="004325D9">
          <w:rPr>
            <w:rFonts w:ascii="Segoe UI" w:eastAsia="Times New Roman" w:hAnsi="Segoe UI" w:cs="Segoe UI"/>
            <w:color w:val="999999"/>
            <w:sz w:val="14"/>
            <w:szCs w:val="14"/>
            <w:lang w:eastAsia="en-IN"/>
          </w:rPr>
          <w:instrText xml:space="preserve"> HYPERLINK "https://www.flickr.com/photos/jeet_sen/613553357/" \t "_blank" </w:instrText>
        </w:r>
        <w:r w:rsidRPr="004325D9">
          <w:rPr>
            <w:rFonts w:ascii="Segoe UI" w:eastAsia="Times New Roman" w:hAnsi="Segoe UI" w:cs="Segoe UI"/>
            <w:color w:val="999999"/>
            <w:sz w:val="14"/>
            <w:szCs w:val="14"/>
            <w:lang w:eastAsia="en-IN"/>
          </w:rPr>
          <w:fldChar w:fldCharType="separate"/>
        </w:r>
        <w:r w:rsidRPr="004325D9">
          <w:rPr>
            <w:rFonts w:ascii="Segoe UI" w:eastAsia="Times New Roman" w:hAnsi="Segoe UI" w:cs="Segoe UI"/>
            <w:color w:val="0090D3"/>
            <w:sz w:val="14"/>
            <w:u w:val="single"/>
            <w:lang w:eastAsia="en-IN"/>
          </w:rPr>
          <w:t>source</w:t>
        </w:r>
        <w:r w:rsidRPr="004325D9">
          <w:rPr>
            <w:rFonts w:ascii="Segoe UI" w:eastAsia="Times New Roman" w:hAnsi="Segoe UI" w:cs="Segoe UI"/>
            <w:color w:val="999999"/>
            <w:sz w:val="14"/>
            <w:szCs w:val="14"/>
            <w:lang w:eastAsia="en-IN"/>
          </w:rPr>
          <w:fldChar w:fldCharType="end"/>
        </w:r>
        <w:r w:rsidRPr="004325D9">
          <w:rPr>
            <w:rFonts w:ascii="Segoe UI" w:eastAsia="Times New Roman" w:hAnsi="Segoe UI" w:cs="Segoe UI"/>
            <w:color w:val="999999"/>
            <w:sz w:val="14"/>
            <w:szCs w:val="14"/>
            <w:lang w:eastAsia="en-IN"/>
          </w:rPr>
          <w:t>)</w:t>
        </w:r>
      </w:ins>
    </w:p>
    <w:p w:rsidR="004325D9" w:rsidRPr="004325D9" w:rsidRDefault="004325D9" w:rsidP="004325D9">
      <w:pPr>
        <w:spacing w:before="100" w:beforeAutospacing="1" w:after="100" w:afterAutospacing="1" w:line="240" w:lineRule="auto"/>
        <w:jc w:val="both"/>
        <w:rPr>
          <w:ins w:id="258" w:author="Unknown"/>
          <w:rFonts w:ascii="Segoe UI" w:eastAsia="Times New Roman" w:hAnsi="Segoe UI" w:cs="Segoe UI"/>
          <w:color w:val="000000"/>
          <w:sz w:val="15"/>
          <w:szCs w:val="15"/>
          <w:lang w:eastAsia="en-IN"/>
        </w:rPr>
      </w:pPr>
      <w:ins w:id="259" w:author="Unknown">
        <w:r w:rsidRPr="004325D9">
          <w:rPr>
            <w:rFonts w:ascii="Segoe UI" w:eastAsia="Times New Roman" w:hAnsi="Segoe UI" w:cs="Segoe UI"/>
            <w:color w:val="000000"/>
            <w:sz w:val="15"/>
            <w:szCs w:val="15"/>
            <w:lang w:eastAsia="en-IN"/>
          </w:rPr>
          <w:t>Alternatively known as </w:t>
        </w:r>
        <w:r w:rsidRPr="004325D9">
          <w:rPr>
            <w:rFonts w:ascii="Segoe UI" w:eastAsia="Times New Roman" w:hAnsi="Segoe UI" w:cs="Segoe UI"/>
            <w:b/>
            <w:bCs/>
            <w:color w:val="000000"/>
            <w:sz w:val="15"/>
            <w:lang w:eastAsia="en-IN"/>
          </w:rPr>
          <w:t>St. John’s Cemetery</w:t>
        </w:r>
        <w:r w:rsidRPr="004325D9">
          <w:rPr>
            <w:rFonts w:ascii="Segoe UI" w:eastAsia="Times New Roman" w:hAnsi="Segoe UI" w:cs="Segoe UI"/>
            <w:color w:val="000000"/>
            <w:sz w:val="15"/>
            <w:szCs w:val="15"/>
            <w:lang w:eastAsia="en-IN"/>
          </w:rPr>
          <w:t> and located on the Old Madras Road, this place is as spooky as they come. Sighting of ghosts has often been reported by passerby and curious onlookers,  particularly of </w:t>
        </w:r>
        <w:r w:rsidRPr="004325D9">
          <w:rPr>
            <w:rFonts w:ascii="Segoe UI" w:eastAsia="Times New Roman" w:hAnsi="Segoe UI" w:cs="Segoe UI"/>
            <w:b/>
            <w:bCs/>
            <w:color w:val="000000"/>
            <w:sz w:val="15"/>
            <w:lang w:eastAsia="en-IN"/>
          </w:rPr>
          <w:t>a man like figure lurking about</w:t>
        </w:r>
        <w:r w:rsidRPr="004325D9">
          <w:rPr>
            <w:rFonts w:ascii="Segoe UI" w:eastAsia="Times New Roman" w:hAnsi="Segoe UI" w:cs="Segoe UI"/>
            <w:color w:val="000000"/>
            <w:sz w:val="15"/>
            <w:szCs w:val="15"/>
            <w:lang w:eastAsia="en-IN"/>
          </w:rPr>
          <w:t> on the premises. A stroll on a dark night is sure to send a shiver down your spine. Definitely not for the faint of heart.</w:t>
        </w:r>
      </w:ins>
    </w:p>
    <w:p w:rsidR="004325D9" w:rsidRPr="004325D9" w:rsidRDefault="004325D9" w:rsidP="004325D9">
      <w:pPr>
        <w:spacing w:before="100" w:beforeAutospacing="1" w:after="100" w:afterAutospacing="1" w:line="240" w:lineRule="auto"/>
        <w:jc w:val="both"/>
        <w:rPr>
          <w:ins w:id="260" w:author="Unknown"/>
          <w:rFonts w:ascii="Segoe UI" w:eastAsia="Times New Roman" w:hAnsi="Segoe UI" w:cs="Segoe UI"/>
          <w:color w:val="000000"/>
          <w:sz w:val="15"/>
          <w:szCs w:val="15"/>
          <w:lang w:eastAsia="en-IN"/>
        </w:rPr>
      </w:pPr>
      <w:ins w:id="261"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262" w:author="Unknown"/>
          <w:rFonts w:ascii="Arial" w:eastAsia="Times New Roman" w:hAnsi="Arial" w:cs="Arial"/>
          <w:color w:val="000000"/>
          <w:sz w:val="36"/>
          <w:szCs w:val="36"/>
          <w:lang w:eastAsia="en-IN"/>
        </w:rPr>
      </w:pPr>
      <w:ins w:id="263" w:author="Unknown">
        <w:r w:rsidRPr="004325D9">
          <w:rPr>
            <w:rFonts w:ascii="Arial" w:eastAsia="Times New Roman" w:hAnsi="Arial" w:cs="Arial"/>
            <w:color w:val="000000"/>
            <w:sz w:val="36"/>
            <w:szCs w:val="36"/>
            <w:lang w:eastAsia="en-IN"/>
          </w:rPr>
          <w:t>29. The Mansion, Residency Road, Pune</w:t>
        </w:r>
      </w:ins>
    </w:p>
    <w:p w:rsidR="004325D9" w:rsidRPr="004325D9" w:rsidRDefault="004325D9" w:rsidP="004325D9">
      <w:pPr>
        <w:spacing w:after="0" w:line="240" w:lineRule="auto"/>
        <w:jc w:val="both"/>
        <w:rPr>
          <w:ins w:id="264" w:author="Unknown"/>
          <w:rFonts w:ascii="Segoe UI" w:eastAsia="Times New Roman" w:hAnsi="Segoe UI" w:cs="Segoe UI"/>
          <w:color w:val="000000"/>
          <w:sz w:val="15"/>
          <w:szCs w:val="15"/>
          <w:lang w:eastAsia="en-IN"/>
        </w:rPr>
      </w:pPr>
      <w:r>
        <w:rPr>
          <w:rFonts w:ascii="Segoe UI" w:eastAsia="Times New Roman" w:hAnsi="Segoe UI" w:cs="Segoe UI"/>
          <w:noProof/>
          <w:color w:val="0090D3"/>
          <w:sz w:val="15"/>
          <w:szCs w:val="15"/>
          <w:lang w:eastAsia="en-IN"/>
        </w:rPr>
        <w:lastRenderedPageBreak/>
        <w:drawing>
          <wp:inline distT="0" distB="0" distL="0" distR="0">
            <wp:extent cx="4762500" cy="3568700"/>
            <wp:effectExtent l="19050" t="0" r="0" b="0"/>
            <wp:docPr id="31" name="Picture 31" descr="Haunted mansion, Pune spooky plac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aunted mansion, Pune spooky place">
                      <a:hlinkClick r:id="rId50"/>
                    </pic:cNvPr>
                    <pic:cNvPicPr>
                      <a:picLocks noChangeAspect="1" noChangeArrowheads="1"/>
                    </pic:cNvPicPr>
                  </pic:nvPicPr>
                  <pic:blipFill>
                    <a:blip r:embed="rId51"/>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265" w:author="Unknown"/>
          <w:rFonts w:ascii="Segoe UI" w:eastAsia="Times New Roman" w:hAnsi="Segoe UI" w:cs="Segoe UI"/>
          <w:color w:val="999999"/>
          <w:sz w:val="14"/>
          <w:szCs w:val="14"/>
          <w:lang w:eastAsia="en-IN"/>
        </w:rPr>
      </w:pPr>
      <w:ins w:id="266" w:author="Unknown">
        <w:r w:rsidRPr="004325D9">
          <w:rPr>
            <w:rFonts w:ascii="Segoe UI" w:eastAsia="Times New Roman" w:hAnsi="Segoe UI" w:cs="Segoe UI"/>
            <w:color w:val="999999"/>
            <w:sz w:val="14"/>
            <w:szCs w:val="14"/>
            <w:lang w:eastAsia="en-IN"/>
          </w:rPr>
          <w:t>The scariest houses have a strange pull</w:t>
        </w:r>
      </w:ins>
    </w:p>
    <w:p w:rsidR="004325D9" w:rsidRPr="004325D9" w:rsidRDefault="004325D9" w:rsidP="004325D9">
      <w:pPr>
        <w:spacing w:before="100" w:beforeAutospacing="1" w:after="100" w:afterAutospacing="1" w:line="240" w:lineRule="auto"/>
        <w:jc w:val="both"/>
        <w:rPr>
          <w:ins w:id="267" w:author="Unknown"/>
          <w:rFonts w:ascii="Segoe UI" w:eastAsia="Times New Roman" w:hAnsi="Segoe UI" w:cs="Segoe UI"/>
          <w:color w:val="000000"/>
          <w:sz w:val="15"/>
          <w:szCs w:val="15"/>
          <w:lang w:eastAsia="en-IN"/>
        </w:rPr>
      </w:pPr>
      <w:ins w:id="268" w:author="Unknown">
        <w:r w:rsidRPr="004325D9">
          <w:rPr>
            <w:rFonts w:ascii="Segoe UI" w:eastAsia="Times New Roman" w:hAnsi="Segoe UI" w:cs="Segoe UI"/>
            <w:color w:val="000000"/>
            <w:sz w:val="15"/>
            <w:szCs w:val="15"/>
            <w:lang w:eastAsia="en-IN"/>
          </w:rPr>
          <w:t>This old and dilapidated ruin of a </w:t>
        </w:r>
        <w:r w:rsidRPr="004325D9">
          <w:rPr>
            <w:rFonts w:ascii="Segoe UI" w:eastAsia="Times New Roman" w:hAnsi="Segoe UI" w:cs="Segoe UI"/>
            <w:b/>
            <w:bCs/>
            <w:color w:val="000000"/>
            <w:sz w:val="15"/>
            <w:lang w:eastAsia="en-IN"/>
          </w:rPr>
          <w:t>house is scary enough to look</w:t>
        </w:r>
        <w:r w:rsidRPr="004325D9">
          <w:rPr>
            <w:rFonts w:ascii="Segoe UI" w:eastAsia="Times New Roman" w:hAnsi="Segoe UI" w:cs="Segoe UI"/>
            <w:color w:val="000000"/>
            <w:sz w:val="15"/>
            <w:szCs w:val="15"/>
            <w:lang w:eastAsia="en-IN"/>
          </w:rPr>
          <w:t> at, leave alone venturing over there. According to the local tales, this place is haunted by an evil old lady. </w:t>
        </w:r>
        <w:r w:rsidRPr="004325D9">
          <w:rPr>
            <w:rFonts w:ascii="Segoe UI" w:eastAsia="Times New Roman" w:hAnsi="Segoe UI" w:cs="Segoe UI"/>
            <w:b/>
            <w:bCs/>
            <w:color w:val="000000"/>
            <w:sz w:val="15"/>
            <w:lang w:eastAsia="en-IN"/>
          </w:rPr>
          <w:t>Errie sounds, manic laughter and blood-curdling screams</w:t>
        </w:r>
        <w:r w:rsidRPr="004325D9">
          <w:rPr>
            <w:rFonts w:ascii="Segoe UI" w:eastAsia="Times New Roman" w:hAnsi="Segoe UI" w:cs="Segoe UI"/>
            <w:color w:val="000000"/>
            <w:sz w:val="15"/>
            <w:szCs w:val="15"/>
            <w:lang w:eastAsia="en-IN"/>
          </w:rPr>
          <w:t> are often heard late at night and easily makes it one of the </w:t>
        </w:r>
        <w:r w:rsidRPr="004325D9">
          <w:rPr>
            <w:rFonts w:ascii="Segoe UI" w:eastAsia="Times New Roman" w:hAnsi="Segoe UI" w:cs="Segoe UI"/>
            <w:b/>
            <w:bCs/>
            <w:color w:val="000000"/>
            <w:sz w:val="15"/>
            <w:lang w:eastAsia="en-IN"/>
          </w:rPr>
          <w:t>most haunted places in India</w:t>
        </w:r>
        <w:r w:rsidRPr="004325D9">
          <w:rPr>
            <w:rFonts w:ascii="Segoe UI" w:eastAsia="Times New Roman" w:hAnsi="Segoe UI" w:cs="Segoe UI"/>
            <w:color w:val="000000"/>
            <w:sz w:val="15"/>
            <w:szCs w:val="15"/>
            <w:lang w:eastAsia="en-IN"/>
          </w:rPr>
          <w:t>.  The </w:t>
        </w:r>
        <w:r w:rsidRPr="004325D9">
          <w:rPr>
            <w:rFonts w:ascii="Segoe UI" w:eastAsia="Times New Roman" w:hAnsi="Segoe UI" w:cs="Segoe UI"/>
            <w:b/>
            <w:bCs/>
            <w:color w:val="000000"/>
            <w:sz w:val="15"/>
            <w:lang w:eastAsia="en-IN"/>
          </w:rPr>
          <w:t>locals dread the place</w:t>
        </w:r>
        <w:r w:rsidRPr="004325D9">
          <w:rPr>
            <w:rFonts w:ascii="Segoe UI" w:eastAsia="Times New Roman" w:hAnsi="Segoe UI" w:cs="Segoe UI"/>
            <w:color w:val="000000"/>
            <w:sz w:val="15"/>
            <w:szCs w:val="15"/>
            <w:lang w:eastAsia="en-IN"/>
          </w:rPr>
          <w:t> and advice against going there. Some might just accept that as a challenge.</w:t>
        </w:r>
      </w:ins>
    </w:p>
    <w:p w:rsidR="004325D9" w:rsidRPr="004325D9" w:rsidRDefault="004325D9" w:rsidP="004325D9">
      <w:pPr>
        <w:spacing w:before="100" w:beforeAutospacing="1" w:after="100" w:afterAutospacing="1" w:line="240" w:lineRule="auto"/>
        <w:jc w:val="both"/>
        <w:rPr>
          <w:ins w:id="269" w:author="Unknown"/>
          <w:rFonts w:ascii="Segoe UI" w:eastAsia="Times New Roman" w:hAnsi="Segoe UI" w:cs="Segoe UI"/>
          <w:color w:val="000000"/>
          <w:sz w:val="15"/>
          <w:szCs w:val="15"/>
          <w:lang w:eastAsia="en-IN"/>
        </w:rPr>
      </w:pPr>
      <w:ins w:id="270"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271" w:author="Unknown"/>
          <w:rFonts w:ascii="Arial" w:eastAsia="Times New Roman" w:hAnsi="Arial" w:cs="Arial"/>
          <w:color w:val="000000"/>
          <w:sz w:val="36"/>
          <w:szCs w:val="36"/>
          <w:lang w:eastAsia="en-IN"/>
        </w:rPr>
      </w:pPr>
      <w:ins w:id="272" w:author="Unknown">
        <w:r w:rsidRPr="004325D9">
          <w:rPr>
            <w:rFonts w:ascii="Arial" w:eastAsia="Times New Roman" w:hAnsi="Arial" w:cs="Arial"/>
            <w:color w:val="000000"/>
            <w:sz w:val="36"/>
            <w:szCs w:val="36"/>
            <w:lang w:eastAsia="en-IN"/>
          </w:rPr>
          <w:t>30. House Number W-3, Greater Kailash, Delhi</w:t>
        </w:r>
      </w:ins>
    </w:p>
    <w:p w:rsidR="004325D9" w:rsidRPr="004325D9" w:rsidRDefault="004325D9" w:rsidP="004325D9">
      <w:pPr>
        <w:spacing w:after="0" w:line="240" w:lineRule="auto"/>
        <w:jc w:val="both"/>
        <w:rPr>
          <w:ins w:id="273" w:author="Unknown"/>
          <w:rFonts w:ascii="Segoe UI" w:eastAsia="Times New Roman" w:hAnsi="Segoe UI" w:cs="Segoe UI"/>
          <w:color w:val="000000"/>
          <w:sz w:val="15"/>
          <w:szCs w:val="15"/>
          <w:lang w:eastAsia="en-IN"/>
        </w:rPr>
      </w:pPr>
      <w:ins w:id="274" w:author="Unknown">
        <w:r w:rsidRPr="004325D9">
          <w:rPr>
            <w:rFonts w:ascii="Segoe UI" w:eastAsia="Times New Roman" w:hAnsi="Segoe UI" w:cs="Segoe UI"/>
            <w:color w:val="000000"/>
            <w:sz w:val="15"/>
            <w:szCs w:val="15"/>
            <w:lang w:eastAsia="en-IN"/>
          </w:rPr>
          <w:lastRenderedPageBreak/>
          <w:fldChar w:fldCharType="begin"/>
        </w:r>
        <w:r w:rsidRPr="004325D9">
          <w:rPr>
            <w:rFonts w:ascii="Segoe UI" w:eastAsia="Times New Roman" w:hAnsi="Segoe UI" w:cs="Segoe UI"/>
            <w:color w:val="000000"/>
            <w:sz w:val="15"/>
            <w:szCs w:val="15"/>
            <w:lang w:eastAsia="en-IN"/>
          </w:rPr>
          <w:instrText xml:space="preserve"> INCLUDEPICTURE "https://www.holidify.com/blog/wp-content/uploads/2015/08/W-3-Greater-Kailash.jpg" \* MERGEFORMATINET </w:instrText>
        </w:r>
      </w:ins>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000000"/>
          <w:sz w:val="15"/>
          <w:szCs w:val="15"/>
          <w:lang w:eastAsia="en-IN"/>
        </w:rPr>
        <w:pict>
          <v:shape id="_x0000_i1056" type="#_x0000_t75" alt="W-3, Greater Kailash, Haunted house in Delhi" style="width:506.4pt;height:337.8pt"/>
        </w:pict>
      </w:r>
      <w:ins w:id="275" w:author="Unknown">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spacing w:after="0" w:line="240" w:lineRule="auto"/>
        <w:jc w:val="center"/>
        <w:rPr>
          <w:ins w:id="276" w:author="Unknown"/>
          <w:rFonts w:ascii="Segoe UI" w:eastAsia="Times New Roman" w:hAnsi="Segoe UI" w:cs="Segoe UI"/>
          <w:color w:val="999999"/>
          <w:sz w:val="14"/>
          <w:szCs w:val="14"/>
          <w:lang w:eastAsia="en-IN"/>
        </w:rPr>
      </w:pPr>
      <w:ins w:id="277" w:author="Unknown">
        <w:r w:rsidRPr="004325D9">
          <w:rPr>
            <w:rFonts w:ascii="Segoe UI" w:eastAsia="Times New Roman" w:hAnsi="Segoe UI" w:cs="Segoe UI"/>
            <w:color w:val="999999"/>
            <w:sz w:val="14"/>
            <w:szCs w:val="14"/>
            <w:lang w:eastAsia="en-IN"/>
          </w:rPr>
          <w:t>An abandoned house (</w:t>
        </w:r>
        <w:r w:rsidRPr="004325D9">
          <w:rPr>
            <w:rFonts w:ascii="Segoe UI" w:eastAsia="Times New Roman" w:hAnsi="Segoe UI" w:cs="Segoe UI"/>
            <w:color w:val="999999"/>
            <w:sz w:val="14"/>
            <w:szCs w:val="14"/>
            <w:lang w:eastAsia="en-IN"/>
          </w:rPr>
          <w:fldChar w:fldCharType="begin"/>
        </w:r>
        <w:r w:rsidRPr="004325D9">
          <w:rPr>
            <w:rFonts w:ascii="Segoe UI" w:eastAsia="Times New Roman" w:hAnsi="Segoe UI" w:cs="Segoe UI"/>
            <w:color w:val="999999"/>
            <w:sz w:val="14"/>
            <w:szCs w:val="14"/>
            <w:lang w:eastAsia="en-IN"/>
          </w:rPr>
          <w:instrText xml:space="preserve"> HYPERLINK "https://www.flickr.com/photos/nadircruise/7169014987/" \t "_blank" </w:instrText>
        </w:r>
        <w:r w:rsidRPr="004325D9">
          <w:rPr>
            <w:rFonts w:ascii="Segoe UI" w:eastAsia="Times New Roman" w:hAnsi="Segoe UI" w:cs="Segoe UI"/>
            <w:color w:val="999999"/>
            <w:sz w:val="14"/>
            <w:szCs w:val="14"/>
            <w:lang w:eastAsia="en-IN"/>
          </w:rPr>
          <w:fldChar w:fldCharType="separate"/>
        </w:r>
        <w:r w:rsidRPr="004325D9">
          <w:rPr>
            <w:rFonts w:ascii="Segoe UI" w:eastAsia="Times New Roman" w:hAnsi="Segoe UI" w:cs="Segoe UI"/>
            <w:color w:val="0090D3"/>
            <w:sz w:val="14"/>
            <w:u w:val="single"/>
            <w:lang w:eastAsia="en-IN"/>
          </w:rPr>
          <w:t>source</w:t>
        </w:r>
        <w:r w:rsidRPr="004325D9">
          <w:rPr>
            <w:rFonts w:ascii="Segoe UI" w:eastAsia="Times New Roman" w:hAnsi="Segoe UI" w:cs="Segoe UI"/>
            <w:color w:val="999999"/>
            <w:sz w:val="14"/>
            <w:szCs w:val="14"/>
            <w:lang w:eastAsia="en-IN"/>
          </w:rPr>
          <w:fldChar w:fldCharType="end"/>
        </w:r>
        <w:r w:rsidRPr="004325D9">
          <w:rPr>
            <w:rFonts w:ascii="Segoe UI" w:eastAsia="Times New Roman" w:hAnsi="Segoe UI" w:cs="Segoe UI"/>
            <w:color w:val="999999"/>
            <w:sz w:val="14"/>
            <w:szCs w:val="14"/>
            <w:lang w:eastAsia="en-IN"/>
          </w:rPr>
          <w:t>)</w:t>
        </w:r>
      </w:ins>
    </w:p>
    <w:p w:rsidR="004325D9" w:rsidRPr="004325D9" w:rsidRDefault="004325D9" w:rsidP="004325D9">
      <w:pPr>
        <w:spacing w:beforeAutospacing="1" w:after="0" w:afterAutospacing="1" w:line="240" w:lineRule="auto"/>
        <w:jc w:val="both"/>
        <w:rPr>
          <w:ins w:id="278" w:author="Unknown"/>
          <w:rFonts w:ascii="Segoe UI" w:eastAsia="Times New Roman" w:hAnsi="Segoe UI" w:cs="Segoe UI"/>
          <w:color w:val="000000"/>
          <w:sz w:val="15"/>
          <w:szCs w:val="15"/>
          <w:lang w:eastAsia="en-IN"/>
        </w:rPr>
      </w:pPr>
      <w:ins w:id="279" w:author="Unknown">
        <w:r w:rsidRPr="004325D9">
          <w:rPr>
            <w:rFonts w:ascii="Segoe UI" w:eastAsia="Times New Roman" w:hAnsi="Segoe UI" w:cs="Segoe UI"/>
            <w:color w:val="000000"/>
            <w:sz w:val="15"/>
            <w:szCs w:val="15"/>
            <w:lang w:eastAsia="en-IN"/>
          </w:rPr>
          <w:t>This place and the story behind it seems to be </w:t>
        </w:r>
        <w:r w:rsidRPr="004325D9">
          <w:rPr>
            <w:rFonts w:ascii="Segoe UI" w:eastAsia="Times New Roman" w:hAnsi="Segoe UI" w:cs="Segoe UI"/>
            <w:b/>
            <w:bCs/>
            <w:color w:val="000000"/>
            <w:sz w:val="15"/>
            <w:lang w:eastAsia="en-IN"/>
          </w:rPr>
          <w:t>straight out of a horror flick</w:t>
        </w:r>
        <w:r w:rsidRPr="004325D9">
          <w:rPr>
            <w:rFonts w:ascii="Segoe UI" w:eastAsia="Times New Roman" w:hAnsi="Segoe UI" w:cs="Segoe UI"/>
            <w:color w:val="000000"/>
            <w:sz w:val="15"/>
            <w:szCs w:val="15"/>
            <w:lang w:eastAsia="en-IN"/>
          </w:rPr>
          <w:t>. A few years ago an elderly  helpless couple were murdered in cold blood in their own home. The house has since fallen to ruin but has retained it’s original occupants in some form or so the stories suggest. </w:t>
        </w:r>
        <w:r w:rsidRPr="004325D9">
          <w:rPr>
            <w:rFonts w:ascii="Segoe UI" w:eastAsia="Times New Roman" w:hAnsi="Segoe UI" w:cs="Segoe UI"/>
            <w:b/>
            <w:bCs/>
            <w:color w:val="000000"/>
            <w:sz w:val="15"/>
            <w:lang w:eastAsia="en-IN"/>
          </w:rPr>
          <w:t>Muffled laughter</w:t>
        </w:r>
        <w:r w:rsidRPr="004325D9">
          <w:rPr>
            <w:rFonts w:ascii="Segoe UI" w:eastAsia="Times New Roman" w:hAnsi="Segoe UI" w:cs="Segoe UI"/>
            <w:color w:val="000000"/>
            <w:sz w:val="15"/>
            <w:szCs w:val="15"/>
            <w:lang w:eastAsia="en-IN"/>
          </w:rPr>
          <w:t>, soft whispering and strange voices are heard every now and then. All this has cast a spell of fear and made this </w:t>
        </w:r>
        <w:r w:rsidRPr="004325D9">
          <w:rPr>
            <w:rFonts w:ascii="Segoe UI" w:eastAsia="Times New Roman" w:hAnsi="Segoe UI" w:cs="Segoe UI"/>
            <w:b/>
            <w:bCs/>
            <w:color w:val="000000"/>
            <w:sz w:val="15"/>
            <w:lang w:eastAsia="en-IN"/>
          </w:rPr>
          <w:t>one of the most haunted places in India</w:t>
        </w:r>
        <w:r w:rsidRPr="004325D9">
          <w:rPr>
            <w:rFonts w:ascii="Segoe UI" w:eastAsia="Times New Roman" w:hAnsi="Segoe UI" w:cs="Segoe UI"/>
            <w:color w:val="000000"/>
            <w:sz w:val="15"/>
            <w:szCs w:val="15"/>
            <w:lang w:eastAsia="en-IN"/>
          </w:rPr>
          <w:t>.</w:t>
        </w:r>
        <w:r w:rsidRPr="004325D9">
          <w:rPr>
            <w:rFonts w:ascii="Segoe UI" w:eastAsia="Times New Roman" w:hAnsi="Segoe UI" w:cs="Segoe UI"/>
            <w:color w:val="000000"/>
            <w:sz w:val="15"/>
            <w:szCs w:val="15"/>
            <w:lang w:eastAsia="en-IN"/>
          </w:rPr>
          <w:br/>
        </w:r>
      </w:ins>
    </w:p>
    <w:p w:rsidR="004325D9" w:rsidRPr="004325D9" w:rsidRDefault="004325D9" w:rsidP="004325D9">
      <w:pPr>
        <w:spacing w:before="100" w:beforeAutospacing="1" w:after="100" w:afterAutospacing="1" w:line="240" w:lineRule="auto"/>
        <w:jc w:val="both"/>
        <w:rPr>
          <w:ins w:id="280" w:author="Unknown"/>
          <w:rFonts w:ascii="Segoe UI" w:eastAsia="Times New Roman" w:hAnsi="Segoe UI" w:cs="Segoe UI"/>
          <w:color w:val="000000"/>
          <w:sz w:val="15"/>
          <w:szCs w:val="15"/>
          <w:lang w:eastAsia="en-IN"/>
        </w:rPr>
      </w:pPr>
      <w:ins w:id="281"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282" w:author="Unknown"/>
          <w:rFonts w:ascii="Arial" w:eastAsia="Times New Roman" w:hAnsi="Arial" w:cs="Arial"/>
          <w:color w:val="000000"/>
          <w:sz w:val="36"/>
          <w:szCs w:val="36"/>
          <w:lang w:eastAsia="en-IN"/>
        </w:rPr>
      </w:pPr>
      <w:ins w:id="283" w:author="Unknown">
        <w:r w:rsidRPr="004325D9">
          <w:rPr>
            <w:rFonts w:ascii="Arial" w:eastAsia="Times New Roman" w:hAnsi="Arial" w:cs="Arial"/>
            <w:color w:val="000000"/>
            <w:sz w:val="36"/>
            <w:szCs w:val="36"/>
            <w:lang w:eastAsia="en-IN"/>
          </w:rPr>
          <w:t>31. Vas Villa- St. Marks road, Bangalore</w:t>
        </w:r>
      </w:ins>
    </w:p>
    <w:p w:rsidR="004325D9" w:rsidRPr="004325D9" w:rsidRDefault="004325D9" w:rsidP="004325D9">
      <w:pPr>
        <w:spacing w:after="0" w:line="240" w:lineRule="auto"/>
        <w:jc w:val="both"/>
        <w:rPr>
          <w:ins w:id="284" w:author="Unknown"/>
          <w:rFonts w:ascii="Segoe UI" w:eastAsia="Times New Roman" w:hAnsi="Segoe UI" w:cs="Segoe UI"/>
          <w:color w:val="000000"/>
          <w:sz w:val="15"/>
          <w:szCs w:val="15"/>
          <w:lang w:eastAsia="en-IN"/>
        </w:rPr>
      </w:pPr>
      <w:r>
        <w:rPr>
          <w:rFonts w:ascii="Segoe UI" w:eastAsia="Times New Roman" w:hAnsi="Segoe UI" w:cs="Segoe UI"/>
          <w:noProof/>
          <w:color w:val="0090D3"/>
          <w:sz w:val="15"/>
          <w:szCs w:val="15"/>
          <w:lang w:eastAsia="en-IN"/>
        </w:rPr>
        <w:lastRenderedPageBreak/>
        <w:drawing>
          <wp:inline distT="0" distB="0" distL="0" distR="0">
            <wp:extent cx="4762500" cy="3568700"/>
            <wp:effectExtent l="19050" t="0" r="0" b="0"/>
            <wp:docPr id="33" name="Picture 33" descr="Vas-Villa, St. Marks Road, Bangalore">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s-Villa, St. Marks Road, Bangalore">
                      <a:hlinkClick r:id="rId52"/>
                    </pic:cNvPr>
                    <pic:cNvPicPr>
                      <a:picLocks noChangeAspect="1" noChangeArrowheads="1"/>
                    </pic:cNvPicPr>
                  </pic:nvPicPr>
                  <pic:blipFill>
                    <a:blip r:embed="rId53"/>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285" w:author="Unknown"/>
          <w:rFonts w:ascii="Segoe UI" w:eastAsia="Times New Roman" w:hAnsi="Segoe UI" w:cs="Segoe UI"/>
          <w:color w:val="999999"/>
          <w:sz w:val="14"/>
          <w:szCs w:val="14"/>
          <w:lang w:eastAsia="en-IN"/>
        </w:rPr>
      </w:pPr>
      <w:ins w:id="286" w:author="Unknown">
        <w:r w:rsidRPr="004325D9">
          <w:rPr>
            <w:rFonts w:ascii="Segoe UI" w:eastAsia="Times New Roman" w:hAnsi="Segoe UI" w:cs="Segoe UI"/>
            <w:color w:val="999999"/>
            <w:sz w:val="14"/>
            <w:szCs w:val="14"/>
            <w:lang w:eastAsia="en-IN"/>
          </w:rPr>
          <w:t>Vas-Villa, St. Marks Road, Bangalore (</w:t>
        </w:r>
        <w:r w:rsidRPr="004325D9">
          <w:rPr>
            <w:rFonts w:ascii="Segoe UI" w:eastAsia="Times New Roman" w:hAnsi="Segoe UI" w:cs="Segoe UI"/>
            <w:color w:val="999999"/>
            <w:sz w:val="14"/>
            <w:szCs w:val="14"/>
            <w:lang w:eastAsia="en-IN"/>
          </w:rPr>
          <w:fldChar w:fldCharType="begin"/>
        </w:r>
        <w:r w:rsidRPr="004325D9">
          <w:rPr>
            <w:rFonts w:ascii="Segoe UI" w:eastAsia="Times New Roman" w:hAnsi="Segoe UI" w:cs="Segoe UI"/>
            <w:color w:val="999999"/>
            <w:sz w:val="14"/>
            <w:szCs w:val="14"/>
            <w:lang w:eastAsia="en-IN"/>
          </w:rPr>
          <w:instrText xml:space="preserve"> HYPERLINK "http://bangaloreparanormalinvestigators.webs.com/" \t "_blank" </w:instrText>
        </w:r>
        <w:r w:rsidRPr="004325D9">
          <w:rPr>
            <w:rFonts w:ascii="Segoe UI" w:eastAsia="Times New Roman" w:hAnsi="Segoe UI" w:cs="Segoe UI"/>
            <w:color w:val="999999"/>
            <w:sz w:val="14"/>
            <w:szCs w:val="14"/>
            <w:lang w:eastAsia="en-IN"/>
          </w:rPr>
          <w:fldChar w:fldCharType="separate"/>
        </w:r>
        <w:r w:rsidRPr="004325D9">
          <w:rPr>
            <w:rFonts w:ascii="Segoe UI" w:eastAsia="Times New Roman" w:hAnsi="Segoe UI" w:cs="Segoe UI"/>
            <w:color w:val="0090D3"/>
            <w:sz w:val="14"/>
            <w:u w:val="single"/>
            <w:lang w:eastAsia="en-IN"/>
          </w:rPr>
          <w:t>source</w:t>
        </w:r>
        <w:r w:rsidRPr="004325D9">
          <w:rPr>
            <w:rFonts w:ascii="Segoe UI" w:eastAsia="Times New Roman" w:hAnsi="Segoe UI" w:cs="Segoe UI"/>
            <w:color w:val="999999"/>
            <w:sz w:val="14"/>
            <w:szCs w:val="14"/>
            <w:lang w:eastAsia="en-IN"/>
          </w:rPr>
          <w:fldChar w:fldCharType="end"/>
        </w:r>
        <w:r w:rsidRPr="004325D9">
          <w:rPr>
            <w:rFonts w:ascii="Segoe UI" w:eastAsia="Times New Roman" w:hAnsi="Segoe UI" w:cs="Segoe UI"/>
            <w:color w:val="999999"/>
            <w:sz w:val="14"/>
            <w:szCs w:val="14"/>
            <w:lang w:eastAsia="en-IN"/>
          </w:rPr>
          <w:t>)</w:t>
        </w:r>
      </w:ins>
    </w:p>
    <w:p w:rsidR="004325D9" w:rsidRPr="004325D9" w:rsidRDefault="004325D9" w:rsidP="004325D9">
      <w:pPr>
        <w:spacing w:before="100" w:beforeAutospacing="1" w:after="100" w:afterAutospacing="1" w:line="240" w:lineRule="auto"/>
        <w:jc w:val="both"/>
        <w:rPr>
          <w:ins w:id="287" w:author="Unknown"/>
          <w:rFonts w:ascii="Segoe UI" w:eastAsia="Times New Roman" w:hAnsi="Segoe UI" w:cs="Segoe UI"/>
          <w:color w:val="000000"/>
          <w:sz w:val="15"/>
          <w:szCs w:val="15"/>
          <w:lang w:eastAsia="en-IN"/>
        </w:rPr>
      </w:pPr>
      <w:ins w:id="288" w:author="Unknown">
        <w:r w:rsidRPr="004325D9">
          <w:rPr>
            <w:rFonts w:ascii="Segoe UI" w:eastAsia="Times New Roman" w:hAnsi="Segoe UI" w:cs="Segoe UI"/>
            <w:color w:val="000000"/>
            <w:sz w:val="15"/>
            <w:szCs w:val="15"/>
            <w:lang w:eastAsia="en-IN"/>
          </w:rPr>
          <w:t>This place has a</w:t>
        </w:r>
        <w:r w:rsidRPr="004325D9">
          <w:rPr>
            <w:rFonts w:ascii="Segoe UI" w:eastAsia="Times New Roman" w:hAnsi="Segoe UI" w:cs="Segoe UI"/>
            <w:b/>
            <w:bCs/>
            <w:color w:val="000000"/>
            <w:sz w:val="15"/>
            <w:lang w:eastAsia="en-IN"/>
          </w:rPr>
          <w:t> tragic and violent past</w:t>
        </w:r>
        <w:r w:rsidRPr="004325D9">
          <w:rPr>
            <w:rFonts w:ascii="Segoe UI" w:eastAsia="Times New Roman" w:hAnsi="Segoe UI" w:cs="Segoe UI"/>
            <w:color w:val="000000"/>
            <w:sz w:val="15"/>
            <w:szCs w:val="15"/>
            <w:lang w:eastAsia="en-IN"/>
          </w:rPr>
          <w:t>. The place belonged to the Vas family and was occupied by Doice Vas and Vera Vas, the two daughters of the renowned lawyer, Mr Vas. On day in 2001, Doice was</w:t>
        </w:r>
        <w:r w:rsidRPr="004325D9">
          <w:rPr>
            <w:rFonts w:ascii="Segoe UI" w:eastAsia="Times New Roman" w:hAnsi="Segoe UI" w:cs="Segoe UI"/>
            <w:b/>
            <w:bCs/>
            <w:color w:val="000000"/>
            <w:sz w:val="15"/>
            <w:lang w:eastAsia="en-IN"/>
          </w:rPr>
          <w:t> stabbed to death</w:t>
        </w:r>
        <w:r w:rsidRPr="004325D9">
          <w:rPr>
            <w:rFonts w:ascii="Segoe UI" w:eastAsia="Times New Roman" w:hAnsi="Segoe UI" w:cs="Segoe UI"/>
            <w:color w:val="000000"/>
            <w:sz w:val="15"/>
            <w:szCs w:val="15"/>
            <w:lang w:eastAsia="en-IN"/>
          </w:rPr>
          <w:t> in her own home by an unknown assailant. She was later buried there as well and Vera moved out after some time. The place is in ruins and has been haunted ever since and </w:t>
        </w:r>
        <w:r w:rsidRPr="004325D9">
          <w:rPr>
            <w:rFonts w:ascii="Segoe UI" w:eastAsia="Times New Roman" w:hAnsi="Segoe UI" w:cs="Segoe UI"/>
            <w:b/>
            <w:bCs/>
            <w:color w:val="000000"/>
            <w:sz w:val="15"/>
            <w:lang w:eastAsia="en-IN"/>
          </w:rPr>
          <w:t>the spirit of Doice</w:t>
        </w:r>
        <w:r w:rsidRPr="004325D9">
          <w:rPr>
            <w:rFonts w:ascii="Segoe UI" w:eastAsia="Times New Roman" w:hAnsi="Segoe UI" w:cs="Segoe UI"/>
            <w:color w:val="000000"/>
            <w:sz w:val="15"/>
            <w:szCs w:val="15"/>
            <w:lang w:eastAsia="en-IN"/>
          </w:rPr>
          <w:t> is supoosed to still linger in the hallways. Multiple teams scouting for paranormal activities have </w:t>
        </w:r>
        <w:r w:rsidRPr="004325D9">
          <w:rPr>
            <w:rFonts w:ascii="Segoe UI" w:eastAsia="Times New Roman" w:hAnsi="Segoe UI" w:cs="Segoe UI"/>
            <w:b/>
            <w:bCs/>
            <w:color w:val="000000"/>
            <w:sz w:val="15"/>
            <w:lang w:eastAsia="en-IN"/>
          </w:rPr>
          <w:t>confirmed the presence of negative energy and disturbances.</w:t>
        </w:r>
      </w:ins>
    </w:p>
    <w:p w:rsidR="004325D9" w:rsidRPr="004325D9" w:rsidRDefault="004325D9" w:rsidP="004325D9">
      <w:pPr>
        <w:spacing w:before="100" w:beforeAutospacing="1" w:after="100" w:afterAutospacing="1" w:line="240" w:lineRule="auto"/>
        <w:jc w:val="both"/>
        <w:rPr>
          <w:ins w:id="289" w:author="Unknown"/>
          <w:rFonts w:ascii="Segoe UI" w:eastAsia="Times New Roman" w:hAnsi="Segoe UI" w:cs="Segoe UI"/>
          <w:color w:val="000000"/>
          <w:sz w:val="15"/>
          <w:szCs w:val="15"/>
          <w:lang w:eastAsia="en-IN"/>
        </w:rPr>
      </w:pPr>
      <w:ins w:id="290"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291" w:author="Unknown"/>
          <w:rFonts w:ascii="Arial" w:eastAsia="Times New Roman" w:hAnsi="Arial" w:cs="Arial"/>
          <w:color w:val="000000"/>
          <w:sz w:val="36"/>
          <w:szCs w:val="36"/>
          <w:lang w:eastAsia="en-IN"/>
        </w:rPr>
      </w:pPr>
      <w:ins w:id="292" w:author="Unknown">
        <w:r w:rsidRPr="004325D9">
          <w:rPr>
            <w:rFonts w:ascii="Arial" w:eastAsia="Times New Roman" w:hAnsi="Arial" w:cs="Arial"/>
            <w:color w:val="000000"/>
            <w:sz w:val="36"/>
            <w:szCs w:val="36"/>
            <w:lang w:eastAsia="en-IN"/>
          </w:rPr>
          <w:t>32. Savoy Hotel, Mussoorie</w:t>
        </w:r>
      </w:ins>
    </w:p>
    <w:p w:rsidR="004325D9" w:rsidRPr="004325D9" w:rsidRDefault="004325D9" w:rsidP="004325D9">
      <w:pPr>
        <w:spacing w:after="0" w:line="240" w:lineRule="auto"/>
        <w:jc w:val="both"/>
        <w:rPr>
          <w:ins w:id="293"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5715000" cy="4286250"/>
            <wp:effectExtent l="19050" t="0" r="0" b="0"/>
            <wp:docPr id="34" name="Picture 34" descr="Savoy haunted hotel, Mussoo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avoy haunted hotel, Mussoorie"/>
                    <pic:cNvPicPr>
                      <a:picLocks noChangeAspect="1" noChangeArrowheads="1"/>
                    </pic:cNvPicPr>
                  </pic:nvPicPr>
                  <pic:blipFill>
                    <a:blip r:embed="rId54"/>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294" w:author="Unknown"/>
          <w:rFonts w:ascii="Segoe UI" w:eastAsia="Times New Roman" w:hAnsi="Segoe UI" w:cs="Segoe UI"/>
          <w:color w:val="999999"/>
          <w:sz w:val="14"/>
          <w:szCs w:val="14"/>
          <w:lang w:eastAsia="en-IN"/>
        </w:rPr>
      </w:pPr>
      <w:ins w:id="295" w:author="Unknown">
        <w:r w:rsidRPr="004325D9">
          <w:rPr>
            <w:rFonts w:ascii="Segoe UI" w:eastAsia="Times New Roman" w:hAnsi="Segoe UI" w:cs="Segoe UI"/>
            <w:color w:val="999999"/>
            <w:sz w:val="14"/>
            <w:szCs w:val="14"/>
            <w:lang w:eastAsia="en-IN"/>
          </w:rPr>
          <w:t>Hotel Savoy, Mussoorie (</w:t>
        </w:r>
        <w:r w:rsidRPr="004325D9">
          <w:rPr>
            <w:rFonts w:ascii="Segoe UI" w:eastAsia="Times New Roman" w:hAnsi="Segoe UI" w:cs="Segoe UI"/>
            <w:color w:val="999999"/>
            <w:sz w:val="14"/>
            <w:szCs w:val="14"/>
            <w:lang w:eastAsia="en-IN"/>
          </w:rPr>
          <w:fldChar w:fldCharType="begin"/>
        </w:r>
        <w:r w:rsidRPr="004325D9">
          <w:rPr>
            <w:rFonts w:ascii="Segoe UI" w:eastAsia="Times New Roman" w:hAnsi="Segoe UI" w:cs="Segoe UI"/>
            <w:color w:val="999999"/>
            <w:sz w:val="14"/>
            <w:szCs w:val="14"/>
            <w:lang w:eastAsia="en-IN"/>
          </w:rPr>
          <w:instrText xml:space="preserve"> HYPERLINK "http://pehchaanindia.com/wp-content/uploads/2015/05/1.jpg" \t "_blank" </w:instrText>
        </w:r>
        <w:r w:rsidRPr="004325D9">
          <w:rPr>
            <w:rFonts w:ascii="Segoe UI" w:eastAsia="Times New Roman" w:hAnsi="Segoe UI" w:cs="Segoe UI"/>
            <w:color w:val="999999"/>
            <w:sz w:val="14"/>
            <w:szCs w:val="14"/>
            <w:lang w:eastAsia="en-IN"/>
          </w:rPr>
          <w:fldChar w:fldCharType="separate"/>
        </w:r>
        <w:r w:rsidRPr="004325D9">
          <w:rPr>
            <w:rFonts w:ascii="Segoe UI" w:eastAsia="Times New Roman" w:hAnsi="Segoe UI" w:cs="Segoe UI"/>
            <w:color w:val="0090D3"/>
            <w:sz w:val="14"/>
            <w:u w:val="single"/>
            <w:lang w:eastAsia="en-IN"/>
          </w:rPr>
          <w:t>source</w:t>
        </w:r>
        <w:r w:rsidRPr="004325D9">
          <w:rPr>
            <w:rFonts w:ascii="Segoe UI" w:eastAsia="Times New Roman" w:hAnsi="Segoe UI" w:cs="Segoe UI"/>
            <w:color w:val="999999"/>
            <w:sz w:val="14"/>
            <w:szCs w:val="14"/>
            <w:lang w:eastAsia="en-IN"/>
          </w:rPr>
          <w:fldChar w:fldCharType="end"/>
        </w:r>
        <w:r w:rsidRPr="004325D9">
          <w:rPr>
            <w:rFonts w:ascii="Segoe UI" w:eastAsia="Times New Roman" w:hAnsi="Segoe UI" w:cs="Segoe UI"/>
            <w:color w:val="999999"/>
            <w:sz w:val="14"/>
            <w:szCs w:val="14"/>
            <w:lang w:eastAsia="en-IN"/>
          </w:rPr>
          <w:t>)</w:t>
        </w:r>
      </w:ins>
    </w:p>
    <w:p w:rsidR="004325D9" w:rsidRPr="004325D9" w:rsidRDefault="004325D9" w:rsidP="004325D9">
      <w:pPr>
        <w:spacing w:before="100" w:beforeAutospacing="1" w:after="100" w:afterAutospacing="1" w:line="240" w:lineRule="auto"/>
        <w:jc w:val="both"/>
        <w:rPr>
          <w:ins w:id="296" w:author="Unknown"/>
          <w:rFonts w:ascii="Segoe UI" w:eastAsia="Times New Roman" w:hAnsi="Segoe UI" w:cs="Segoe UI"/>
          <w:color w:val="000000"/>
          <w:sz w:val="15"/>
          <w:szCs w:val="15"/>
          <w:lang w:eastAsia="en-IN"/>
        </w:rPr>
      </w:pPr>
      <w:ins w:id="297" w:author="Unknown">
        <w:r w:rsidRPr="004325D9">
          <w:rPr>
            <w:rFonts w:ascii="Segoe UI" w:eastAsia="Times New Roman" w:hAnsi="Segoe UI" w:cs="Segoe UI"/>
            <w:color w:val="000000"/>
            <w:sz w:val="15"/>
            <w:szCs w:val="15"/>
            <w:lang w:eastAsia="en-IN"/>
          </w:rPr>
          <w:t>The beautiful little hill-station of Mussoorie has it’s fair share of local legends, but </w:t>
        </w:r>
        <w:r w:rsidRPr="004325D9">
          <w:rPr>
            <w:rFonts w:ascii="Segoe UI" w:eastAsia="Times New Roman" w:hAnsi="Segoe UI" w:cs="Segoe UI"/>
            <w:b/>
            <w:bCs/>
            <w:color w:val="000000"/>
            <w:sz w:val="15"/>
            <w:lang w:eastAsia="en-IN"/>
          </w:rPr>
          <w:t>ghost of Lady Garnet Orme</w:t>
        </w:r>
        <w:r w:rsidRPr="004325D9">
          <w:rPr>
            <w:rFonts w:ascii="Segoe UI" w:eastAsia="Times New Roman" w:hAnsi="Segoe UI" w:cs="Segoe UI"/>
            <w:color w:val="000000"/>
            <w:sz w:val="15"/>
            <w:szCs w:val="15"/>
            <w:lang w:eastAsia="en-IN"/>
          </w:rPr>
          <w:t> takes the cake. She was found dead in one of the rooms of the Savoy hotel under </w:t>
        </w:r>
        <w:r w:rsidRPr="004325D9">
          <w:rPr>
            <w:rFonts w:ascii="Segoe UI" w:eastAsia="Times New Roman" w:hAnsi="Segoe UI" w:cs="Segoe UI"/>
            <w:b/>
            <w:bCs/>
            <w:color w:val="000000"/>
            <w:sz w:val="15"/>
            <w:lang w:eastAsia="en-IN"/>
          </w:rPr>
          <w:t>mysterious circumstances</w:t>
        </w:r>
        <w:r w:rsidRPr="004325D9">
          <w:rPr>
            <w:rFonts w:ascii="Segoe UI" w:eastAsia="Times New Roman" w:hAnsi="Segoe UI" w:cs="Segoe UI"/>
            <w:color w:val="000000"/>
            <w:sz w:val="15"/>
            <w:szCs w:val="15"/>
            <w:lang w:eastAsia="en-IN"/>
          </w:rPr>
          <w:t> and is supposed to haunt it ever since. Some say that she was poisoned and strychnine was discovered in one of her medicine bottles. The incident created quite a sensation and</w:t>
        </w:r>
        <w:r w:rsidRPr="004325D9">
          <w:rPr>
            <w:rFonts w:ascii="Segoe UI" w:eastAsia="Times New Roman" w:hAnsi="Segoe UI" w:cs="Segoe UI"/>
            <w:b/>
            <w:bCs/>
            <w:color w:val="000000"/>
            <w:sz w:val="15"/>
            <w:lang w:eastAsia="en-IN"/>
          </w:rPr>
          <w:t> Agatha Christie’s best-seller ‘</w:t>
        </w:r>
        <w:r w:rsidRPr="004325D9">
          <w:rPr>
            <w:rFonts w:ascii="Segoe UI" w:eastAsia="Times New Roman" w:hAnsi="Segoe UI" w:cs="Segoe UI"/>
            <w:b/>
            <w:bCs/>
            <w:color w:val="3B444F"/>
            <w:sz w:val="15"/>
            <w:lang w:eastAsia="en-IN"/>
          </w:rPr>
          <w:t>The Mysterious Affair at Styles’</w:t>
        </w:r>
        <w:r w:rsidRPr="004325D9">
          <w:rPr>
            <w:rFonts w:ascii="Segoe UI" w:eastAsia="Times New Roman" w:hAnsi="Segoe UI" w:cs="Segoe UI"/>
            <w:color w:val="3B444F"/>
            <w:sz w:val="15"/>
            <w:szCs w:val="15"/>
            <w:lang w:eastAsia="en-IN"/>
          </w:rPr>
          <w:t> is supposedly basesd on this. Such a rich history ensures that it always finds a mention in the </w:t>
        </w:r>
        <w:r w:rsidRPr="004325D9">
          <w:rPr>
            <w:rFonts w:ascii="Segoe UI" w:eastAsia="Times New Roman" w:hAnsi="Segoe UI" w:cs="Segoe UI"/>
            <w:b/>
            <w:bCs/>
            <w:color w:val="3B444F"/>
            <w:sz w:val="15"/>
            <w:lang w:eastAsia="en-IN"/>
          </w:rPr>
          <w:t>list of most haunted destinations of India</w:t>
        </w:r>
        <w:r w:rsidRPr="004325D9">
          <w:rPr>
            <w:rFonts w:ascii="Segoe UI" w:eastAsia="Times New Roman" w:hAnsi="Segoe UI" w:cs="Segoe UI"/>
            <w:color w:val="3B444F"/>
            <w:sz w:val="15"/>
            <w:szCs w:val="15"/>
            <w:lang w:eastAsia="en-IN"/>
          </w:rPr>
          <w:t>. Hotel attendants and guests often complain of a lady in white walking the hallways and </w:t>
        </w:r>
        <w:r w:rsidRPr="004325D9">
          <w:rPr>
            <w:rFonts w:ascii="Segoe UI" w:eastAsia="Times New Roman" w:hAnsi="Segoe UI" w:cs="Segoe UI"/>
            <w:b/>
            <w:bCs/>
            <w:color w:val="3B444F"/>
            <w:sz w:val="15"/>
            <w:lang w:eastAsia="en-IN"/>
          </w:rPr>
          <w:t>strange noises and disturbances</w:t>
        </w:r>
        <w:r w:rsidRPr="004325D9">
          <w:rPr>
            <w:rFonts w:ascii="Segoe UI" w:eastAsia="Times New Roman" w:hAnsi="Segoe UI" w:cs="Segoe UI"/>
            <w:color w:val="3B444F"/>
            <w:sz w:val="15"/>
            <w:szCs w:val="15"/>
            <w:lang w:eastAsia="en-IN"/>
          </w:rPr>
          <w:t> coming from the room where she was murdered.</w:t>
        </w:r>
      </w:ins>
    </w:p>
    <w:p w:rsidR="004325D9" w:rsidRPr="004325D9" w:rsidRDefault="004325D9" w:rsidP="004325D9">
      <w:pPr>
        <w:spacing w:before="100" w:beforeAutospacing="1" w:after="100" w:afterAutospacing="1" w:line="240" w:lineRule="auto"/>
        <w:jc w:val="both"/>
        <w:rPr>
          <w:ins w:id="298" w:author="Unknown"/>
          <w:rFonts w:ascii="Segoe UI" w:eastAsia="Times New Roman" w:hAnsi="Segoe UI" w:cs="Segoe UI"/>
          <w:color w:val="000000"/>
          <w:sz w:val="15"/>
          <w:szCs w:val="15"/>
          <w:lang w:eastAsia="en-IN"/>
        </w:rPr>
      </w:pPr>
      <w:ins w:id="299"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300" w:author="Unknown"/>
          <w:rFonts w:ascii="Arial" w:eastAsia="Times New Roman" w:hAnsi="Arial" w:cs="Arial"/>
          <w:color w:val="000000"/>
          <w:sz w:val="36"/>
          <w:szCs w:val="36"/>
          <w:lang w:eastAsia="en-IN"/>
        </w:rPr>
      </w:pPr>
      <w:ins w:id="301" w:author="Unknown">
        <w:r w:rsidRPr="004325D9">
          <w:rPr>
            <w:rFonts w:ascii="Arial" w:eastAsia="Times New Roman" w:hAnsi="Arial" w:cs="Arial"/>
            <w:color w:val="000000"/>
            <w:sz w:val="36"/>
            <w:szCs w:val="36"/>
            <w:lang w:eastAsia="en-IN"/>
          </w:rPr>
          <w:t>33. Khairatabad Science College, Hyderabad</w:t>
        </w:r>
      </w:ins>
    </w:p>
    <w:p w:rsidR="004325D9" w:rsidRPr="004325D9" w:rsidRDefault="004325D9" w:rsidP="004325D9">
      <w:pPr>
        <w:spacing w:after="0" w:line="240" w:lineRule="auto"/>
        <w:jc w:val="both"/>
        <w:rPr>
          <w:ins w:id="302"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lastRenderedPageBreak/>
        <w:drawing>
          <wp:inline distT="0" distB="0" distL="0" distR="0">
            <wp:extent cx="5689600" cy="3333750"/>
            <wp:effectExtent l="19050" t="0" r="6350" b="0"/>
            <wp:docPr id="35" name="Picture 35" descr="Khairatabad college, Hyderabad hau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hairatabad college, Hyderabad haunted"/>
                    <pic:cNvPicPr>
                      <a:picLocks noChangeAspect="1" noChangeArrowheads="1"/>
                    </pic:cNvPicPr>
                  </pic:nvPicPr>
                  <pic:blipFill>
                    <a:blip r:embed="rId55"/>
                    <a:srcRect/>
                    <a:stretch>
                      <a:fillRect/>
                    </a:stretch>
                  </pic:blipFill>
                  <pic:spPr bwMode="auto">
                    <a:xfrm>
                      <a:off x="0" y="0"/>
                      <a:ext cx="5689600" cy="33337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303" w:author="Unknown"/>
          <w:rFonts w:ascii="Segoe UI" w:eastAsia="Times New Roman" w:hAnsi="Segoe UI" w:cs="Segoe UI"/>
          <w:color w:val="999999"/>
          <w:sz w:val="14"/>
          <w:szCs w:val="14"/>
          <w:lang w:eastAsia="en-IN"/>
        </w:rPr>
      </w:pPr>
      <w:ins w:id="304" w:author="Unknown">
        <w:r w:rsidRPr="004325D9">
          <w:rPr>
            <w:rFonts w:ascii="Segoe UI" w:eastAsia="Times New Roman" w:hAnsi="Segoe UI" w:cs="Segoe UI"/>
            <w:color w:val="999999"/>
            <w:sz w:val="14"/>
            <w:szCs w:val="14"/>
            <w:lang w:eastAsia="en-IN"/>
          </w:rPr>
          <w:t>A college in ruins with a morgue. That’s creepy! (</w:t>
        </w:r>
        <w:r w:rsidRPr="004325D9">
          <w:rPr>
            <w:rFonts w:ascii="Segoe UI" w:eastAsia="Times New Roman" w:hAnsi="Segoe UI" w:cs="Segoe UI"/>
            <w:color w:val="999999"/>
            <w:sz w:val="14"/>
            <w:szCs w:val="14"/>
            <w:lang w:eastAsia="en-IN"/>
          </w:rPr>
          <w:fldChar w:fldCharType="begin"/>
        </w:r>
        <w:r w:rsidRPr="004325D9">
          <w:rPr>
            <w:rFonts w:ascii="Segoe UI" w:eastAsia="Times New Roman" w:hAnsi="Segoe UI" w:cs="Segoe UI"/>
            <w:color w:val="999999"/>
            <w:sz w:val="14"/>
            <w:szCs w:val="14"/>
            <w:lang w:eastAsia="en-IN"/>
          </w:rPr>
          <w:instrText xml:space="preserve"> HYPERLINK "http://www.theparanormalguide.com/uploads/1/7/3/8/17382059/6751076.jpg?507" \t "_blank" </w:instrText>
        </w:r>
        <w:r w:rsidRPr="004325D9">
          <w:rPr>
            <w:rFonts w:ascii="Segoe UI" w:eastAsia="Times New Roman" w:hAnsi="Segoe UI" w:cs="Segoe UI"/>
            <w:color w:val="999999"/>
            <w:sz w:val="14"/>
            <w:szCs w:val="14"/>
            <w:lang w:eastAsia="en-IN"/>
          </w:rPr>
          <w:fldChar w:fldCharType="separate"/>
        </w:r>
        <w:r w:rsidRPr="004325D9">
          <w:rPr>
            <w:rFonts w:ascii="Segoe UI" w:eastAsia="Times New Roman" w:hAnsi="Segoe UI" w:cs="Segoe UI"/>
            <w:color w:val="0090D3"/>
            <w:sz w:val="14"/>
            <w:u w:val="single"/>
            <w:lang w:eastAsia="en-IN"/>
          </w:rPr>
          <w:t>source</w:t>
        </w:r>
        <w:r w:rsidRPr="004325D9">
          <w:rPr>
            <w:rFonts w:ascii="Segoe UI" w:eastAsia="Times New Roman" w:hAnsi="Segoe UI" w:cs="Segoe UI"/>
            <w:color w:val="999999"/>
            <w:sz w:val="14"/>
            <w:szCs w:val="14"/>
            <w:lang w:eastAsia="en-IN"/>
          </w:rPr>
          <w:fldChar w:fldCharType="end"/>
        </w:r>
        <w:r w:rsidRPr="004325D9">
          <w:rPr>
            <w:rFonts w:ascii="Segoe UI" w:eastAsia="Times New Roman" w:hAnsi="Segoe UI" w:cs="Segoe UI"/>
            <w:color w:val="999999"/>
            <w:sz w:val="14"/>
            <w:szCs w:val="14"/>
            <w:lang w:eastAsia="en-IN"/>
          </w:rPr>
          <w:t>)</w:t>
        </w:r>
      </w:ins>
    </w:p>
    <w:p w:rsidR="004325D9" w:rsidRPr="004325D9" w:rsidRDefault="004325D9" w:rsidP="004325D9">
      <w:pPr>
        <w:spacing w:before="100" w:beforeAutospacing="1" w:after="100" w:afterAutospacing="1" w:line="240" w:lineRule="auto"/>
        <w:jc w:val="both"/>
        <w:rPr>
          <w:ins w:id="305" w:author="Unknown"/>
          <w:rFonts w:ascii="Segoe UI" w:eastAsia="Times New Roman" w:hAnsi="Segoe UI" w:cs="Segoe UI"/>
          <w:color w:val="000000"/>
          <w:sz w:val="15"/>
          <w:szCs w:val="15"/>
          <w:lang w:eastAsia="en-IN"/>
        </w:rPr>
      </w:pPr>
      <w:ins w:id="306" w:author="Unknown">
        <w:r w:rsidRPr="004325D9">
          <w:rPr>
            <w:rFonts w:ascii="Segoe UI" w:eastAsia="Times New Roman" w:hAnsi="Segoe UI" w:cs="Segoe UI"/>
            <w:color w:val="000000"/>
            <w:sz w:val="15"/>
            <w:szCs w:val="15"/>
            <w:lang w:eastAsia="en-IN"/>
          </w:rPr>
          <w:t>There is an old inconspicuous </w:t>
        </w:r>
        <w:r w:rsidRPr="004325D9">
          <w:rPr>
            <w:rFonts w:ascii="Segoe UI" w:eastAsia="Times New Roman" w:hAnsi="Segoe UI" w:cs="Segoe UI"/>
            <w:b/>
            <w:bCs/>
            <w:color w:val="000000"/>
            <w:sz w:val="15"/>
            <w:lang w:eastAsia="en-IN"/>
          </w:rPr>
          <w:t>Tarapuri Buliding</w:t>
        </w:r>
        <w:r w:rsidRPr="004325D9">
          <w:rPr>
            <w:rFonts w:ascii="Segoe UI" w:eastAsia="Times New Roman" w:hAnsi="Segoe UI" w:cs="Segoe UI"/>
            <w:color w:val="000000"/>
            <w:sz w:val="15"/>
            <w:szCs w:val="15"/>
            <w:lang w:eastAsia="en-IN"/>
          </w:rPr>
          <w:t>, just off the Khairtabad flyover which used to be a science college. The building fell to ruin and was abandoned, but the </w:t>
        </w:r>
        <w:r w:rsidRPr="004325D9">
          <w:rPr>
            <w:rFonts w:ascii="Segoe UI" w:eastAsia="Times New Roman" w:hAnsi="Segoe UI" w:cs="Segoe UI"/>
            <w:b/>
            <w:bCs/>
            <w:color w:val="000000"/>
            <w:sz w:val="15"/>
            <w:lang w:eastAsia="en-IN"/>
          </w:rPr>
          <w:t>dead bodies in the bilogy labs</w:t>
        </w:r>
        <w:r w:rsidRPr="004325D9">
          <w:rPr>
            <w:rFonts w:ascii="Segoe UI" w:eastAsia="Times New Roman" w:hAnsi="Segoe UI" w:cs="Segoe UI"/>
            <w:color w:val="000000"/>
            <w:sz w:val="15"/>
            <w:szCs w:val="15"/>
            <w:lang w:eastAsia="en-IN"/>
          </w:rPr>
          <w:t> were not disposed off properly. People who pass by at night have often sighted </w:t>
        </w:r>
        <w:r w:rsidRPr="004325D9">
          <w:rPr>
            <w:rFonts w:ascii="Segoe UI" w:eastAsia="Times New Roman" w:hAnsi="Segoe UI" w:cs="Segoe UI"/>
            <w:b/>
            <w:bCs/>
            <w:color w:val="000000"/>
            <w:sz w:val="15"/>
            <w:lang w:eastAsia="en-IN"/>
          </w:rPr>
          <w:t>walking skeletons</w:t>
        </w:r>
        <w:r w:rsidRPr="004325D9">
          <w:rPr>
            <w:rFonts w:ascii="Segoe UI" w:eastAsia="Times New Roman" w:hAnsi="Segoe UI" w:cs="Segoe UI"/>
            <w:color w:val="000000"/>
            <w:sz w:val="15"/>
            <w:szCs w:val="15"/>
            <w:lang w:eastAsia="en-IN"/>
          </w:rPr>
          <w:t>, sparks and disturbing noises. A guard was stationed there by the Government but </w:t>
        </w:r>
        <w:r w:rsidRPr="004325D9">
          <w:rPr>
            <w:rFonts w:ascii="Segoe UI" w:eastAsia="Times New Roman" w:hAnsi="Segoe UI" w:cs="Segoe UI"/>
            <w:b/>
            <w:bCs/>
            <w:color w:val="000000"/>
            <w:sz w:val="15"/>
            <w:lang w:eastAsia="en-IN"/>
          </w:rPr>
          <w:t>he died mysteriously</w:t>
        </w:r>
        <w:r w:rsidRPr="004325D9">
          <w:rPr>
            <w:rFonts w:ascii="Segoe UI" w:eastAsia="Times New Roman" w:hAnsi="Segoe UI" w:cs="Segoe UI"/>
            <w:color w:val="000000"/>
            <w:sz w:val="15"/>
            <w:szCs w:val="15"/>
            <w:lang w:eastAsia="en-IN"/>
          </w:rPr>
          <w:t>, adding to the scariness of the place. Locals avoid this place and believe it to be one of the </w:t>
        </w:r>
        <w:r w:rsidRPr="004325D9">
          <w:rPr>
            <w:rFonts w:ascii="Segoe UI" w:eastAsia="Times New Roman" w:hAnsi="Segoe UI" w:cs="Segoe UI"/>
            <w:b/>
            <w:bCs/>
            <w:color w:val="000000"/>
            <w:sz w:val="15"/>
            <w:lang w:eastAsia="en-IN"/>
          </w:rPr>
          <w:t>most haunted</w:t>
        </w:r>
        <w:r w:rsidRPr="004325D9">
          <w:rPr>
            <w:rFonts w:ascii="Segoe UI" w:eastAsia="Times New Roman" w:hAnsi="Segoe UI" w:cs="Segoe UI"/>
            <w:color w:val="000000"/>
            <w:sz w:val="15"/>
            <w:szCs w:val="15"/>
            <w:lang w:eastAsia="en-IN"/>
          </w:rPr>
          <w:t> in the country.</w:t>
        </w:r>
      </w:ins>
    </w:p>
    <w:p w:rsidR="004325D9" w:rsidRPr="004325D9" w:rsidRDefault="004325D9" w:rsidP="004325D9">
      <w:pPr>
        <w:spacing w:before="200" w:after="100" w:line="400" w:lineRule="atLeast"/>
        <w:jc w:val="both"/>
        <w:outlineLvl w:val="1"/>
        <w:rPr>
          <w:ins w:id="307" w:author="Unknown"/>
          <w:rFonts w:ascii="Arial" w:eastAsia="Times New Roman" w:hAnsi="Arial" w:cs="Arial"/>
          <w:color w:val="000000"/>
          <w:sz w:val="36"/>
          <w:szCs w:val="36"/>
          <w:lang w:eastAsia="en-IN"/>
        </w:rPr>
      </w:pPr>
      <w:ins w:id="308" w:author="Unknown">
        <w:r w:rsidRPr="004325D9">
          <w:rPr>
            <w:rFonts w:ascii="Arial" w:eastAsia="Times New Roman" w:hAnsi="Arial" w:cs="Arial"/>
            <w:color w:val="000000"/>
            <w:sz w:val="36"/>
            <w:szCs w:val="36"/>
            <w:lang w:eastAsia="en-IN"/>
          </w:rPr>
          <w:t>34. Tunnel 33, Shimla</w:t>
        </w:r>
      </w:ins>
    </w:p>
    <w:p w:rsidR="004325D9" w:rsidRPr="004325D9" w:rsidRDefault="004325D9" w:rsidP="004325D9">
      <w:pPr>
        <w:spacing w:after="0" w:line="240" w:lineRule="auto"/>
        <w:jc w:val="both"/>
        <w:rPr>
          <w:ins w:id="309" w:author="Unknown"/>
          <w:rFonts w:ascii="Segoe UI" w:eastAsia="Times New Roman" w:hAnsi="Segoe UI" w:cs="Segoe UI"/>
          <w:color w:val="000000"/>
          <w:sz w:val="15"/>
          <w:szCs w:val="15"/>
          <w:lang w:eastAsia="en-IN"/>
        </w:rPr>
      </w:pPr>
      <w:r>
        <w:rPr>
          <w:rFonts w:ascii="Segoe UI" w:eastAsia="Times New Roman" w:hAnsi="Segoe UI" w:cs="Segoe UI"/>
          <w:noProof/>
          <w:color w:val="0090D3"/>
          <w:sz w:val="15"/>
          <w:szCs w:val="15"/>
          <w:lang w:eastAsia="en-IN"/>
        </w:rPr>
        <w:drawing>
          <wp:inline distT="0" distB="0" distL="0" distR="0">
            <wp:extent cx="5143500" cy="3048000"/>
            <wp:effectExtent l="19050" t="0" r="0" b="0"/>
            <wp:docPr id="36" name="Picture 36" descr="Tunnel 33 Barog haunted scary">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nnel 33 Barog haunted scary">
                      <a:hlinkClick r:id="rId56"/>
                    </pic:cNvPr>
                    <pic:cNvPicPr>
                      <a:picLocks noChangeAspect="1" noChangeArrowheads="1"/>
                    </pic:cNvPicPr>
                  </pic:nvPicPr>
                  <pic:blipFill>
                    <a:blip r:embed="rId57"/>
                    <a:srcRect/>
                    <a:stretch>
                      <a:fillRect/>
                    </a:stretch>
                  </pic:blipFill>
                  <pic:spPr bwMode="auto">
                    <a:xfrm>
                      <a:off x="0" y="0"/>
                      <a:ext cx="5143500" cy="304800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310" w:author="Unknown"/>
          <w:rFonts w:ascii="Segoe UI" w:eastAsia="Times New Roman" w:hAnsi="Segoe UI" w:cs="Segoe UI"/>
          <w:color w:val="999999"/>
          <w:sz w:val="14"/>
          <w:szCs w:val="14"/>
          <w:lang w:eastAsia="en-IN"/>
        </w:rPr>
      </w:pPr>
      <w:ins w:id="311" w:author="Unknown">
        <w:r w:rsidRPr="004325D9">
          <w:rPr>
            <w:rFonts w:ascii="Segoe UI" w:eastAsia="Times New Roman" w:hAnsi="Segoe UI" w:cs="Segoe UI"/>
            <w:color w:val="999999"/>
            <w:sz w:val="14"/>
            <w:szCs w:val="14"/>
            <w:lang w:eastAsia="en-IN"/>
          </w:rPr>
          <w:t>Tunnel-33, Barog, Shimla</w:t>
        </w:r>
      </w:ins>
    </w:p>
    <w:p w:rsidR="004325D9" w:rsidRPr="004325D9" w:rsidRDefault="004325D9" w:rsidP="004325D9">
      <w:pPr>
        <w:spacing w:before="100" w:beforeAutospacing="1" w:after="100" w:afterAutospacing="1" w:line="240" w:lineRule="auto"/>
        <w:jc w:val="both"/>
        <w:rPr>
          <w:ins w:id="312" w:author="Unknown"/>
          <w:rFonts w:ascii="Segoe UI" w:eastAsia="Times New Roman" w:hAnsi="Segoe UI" w:cs="Segoe UI"/>
          <w:color w:val="000000"/>
          <w:sz w:val="15"/>
          <w:szCs w:val="15"/>
          <w:lang w:eastAsia="en-IN"/>
        </w:rPr>
      </w:pPr>
      <w:ins w:id="313" w:author="Unknown">
        <w:r w:rsidRPr="004325D9">
          <w:rPr>
            <w:rFonts w:ascii="Segoe UI" w:eastAsia="Times New Roman" w:hAnsi="Segoe UI" w:cs="Segoe UI"/>
            <w:color w:val="000000"/>
            <w:sz w:val="15"/>
            <w:szCs w:val="15"/>
            <w:lang w:eastAsia="en-IN"/>
          </w:rPr>
          <w:t>Tunnel number 33 is the longest tunnel on the Shimla-Kalka railway stretch, situated </w:t>
        </w:r>
        <w:r w:rsidRPr="004325D9">
          <w:rPr>
            <w:rFonts w:ascii="Segoe UI" w:eastAsia="Times New Roman" w:hAnsi="Segoe UI" w:cs="Segoe UI"/>
            <w:b/>
            <w:bCs/>
            <w:color w:val="000000"/>
            <w:sz w:val="15"/>
            <w:lang w:eastAsia="en-IN"/>
          </w:rPr>
          <w:t>next to the Barog Train Halt</w:t>
        </w:r>
        <w:r w:rsidRPr="004325D9">
          <w:rPr>
            <w:rFonts w:ascii="Segoe UI" w:eastAsia="Times New Roman" w:hAnsi="Segoe UI" w:cs="Segoe UI"/>
            <w:color w:val="000000"/>
            <w:sz w:val="15"/>
            <w:szCs w:val="15"/>
            <w:lang w:eastAsia="en-IN"/>
          </w:rPr>
          <w:t>. Often claimed to be the straightest tunnel in the world, this feat of engineering has an interesting history. The task of construction was given to a British engineer named </w:t>
        </w:r>
        <w:r w:rsidRPr="004325D9">
          <w:rPr>
            <w:rFonts w:ascii="Segoe UI" w:eastAsia="Times New Roman" w:hAnsi="Segoe UI" w:cs="Segoe UI"/>
            <w:b/>
            <w:bCs/>
            <w:color w:val="000000"/>
            <w:sz w:val="15"/>
            <w:lang w:eastAsia="en-IN"/>
          </w:rPr>
          <w:t>Captain Barog</w:t>
        </w:r>
        <w:r w:rsidRPr="004325D9">
          <w:rPr>
            <w:rFonts w:ascii="Segoe UI" w:eastAsia="Times New Roman" w:hAnsi="Segoe UI" w:cs="Segoe UI"/>
            <w:color w:val="000000"/>
            <w:sz w:val="15"/>
            <w:szCs w:val="15"/>
            <w:lang w:eastAsia="en-IN"/>
          </w:rPr>
          <w:t> who failed to complete it. He was later fired from the job, mocked and driven to depression. One day he went into the tunnel and</w:t>
        </w:r>
        <w:r w:rsidRPr="004325D9">
          <w:rPr>
            <w:rFonts w:ascii="Segoe UI" w:eastAsia="Times New Roman" w:hAnsi="Segoe UI" w:cs="Segoe UI"/>
            <w:b/>
            <w:bCs/>
            <w:color w:val="000000"/>
            <w:sz w:val="15"/>
            <w:lang w:eastAsia="en-IN"/>
          </w:rPr>
          <w:t> shot himself</w:t>
        </w:r>
        <w:r w:rsidRPr="004325D9">
          <w:rPr>
            <w:rFonts w:ascii="Segoe UI" w:eastAsia="Times New Roman" w:hAnsi="Segoe UI" w:cs="Segoe UI"/>
            <w:color w:val="000000"/>
            <w:sz w:val="15"/>
            <w:szCs w:val="15"/>
            <w:lang w:eastAsia="en-IN"/>
          </w:rPr>
          <w:t>.</w:t>
        </w:r>
      </w:ins>
    </w:p>
    <w:p w:rsidR="004325D9" w:rsidRPr="004325D9" w:rsidRDefault="004325D9" w:rsidP="004325D9">
      <w:pPr>
        <w:spacing w:before="100" w:beforeAutospacing="1" w:after="100" w:afterAutospacing="1" w:line="240" w:lineRule="auto"/>
        <w:jc w:val="both"/>
        <w:rPr>
          <w:ins w:id="314" w:author="Unknown"/>
          <w:rFonts w:ascii="Segoe UI" w:eastAsia="Times New Roman" w:hAnsi="Segoe UI" w:cs="Segoe UI"/>
          <w:color w:val="000000"/>
          <w:sz w:val="15"/>
          <w:szCs w:val="15"/>
          <w:lang w:eastAsia="en-IN"/>
        </w:rPr>
      </w:pPr>
      <w:ins w:id="315" w:author="Unknown">
        <w:r w:rsidRPr="004325D9">
          <w:rPr>
            <w:rFonts w:ascii="Segoe UI" w:eastAsia="Times New Roman" w:hAnsi="Segoe UI" w:cs="Segoe UI"/>
            <w:color w:val="000000"/>
            <w:sz w:val="15"/>
            <w:szCs w:val="15"/>
            <w:lang w:eastAsia="en-IN"/>
          </w:rPr>
          <w:lastRenderedPageBreak/>
          <w:t>The tunnel was completed by someone else but named after him. Apparently his ghost still haunts the tunnel but is </w:t>
        </w:r>
        <w:r w:rsidRPr="004325D9">
          <w:rPr>
            <w:rFonts w:ascii="Segoe UI" w:eastAsia="Times New Roman" w:hAnsi="Segoe UI" w:cs="Segoe UI"/>
            <w:b/>
            <w:bCs/>
            <w:color w:val="000000"/>
            <w:sz w:val="15"/>
            <w:lang w:eastAsia="en-IN"/>
          </w:rPr>
          <w:t>a friendly one</w:t>
        </w:r>
        <w:r w:rsidRPr="004325D9">
          <w:rPr>
            <w:rFonts w:ascii="Segoe UI" w:eastAsia="Times New Roman" w:hAnsi="Segoe UI" w:cs="Segoe UI"/>
            <w:color w:val="000000"/>
            <w:sz w:val="15"/>
            <w:szCs w:val="15"/>
            <w:lang w:eastAsia="en-IN"/>
          </w:rPr>
          <w:t>. Locals also recount seeing a </w:t>
        </w:r>
        <w:r w:rsidRPr="004325D9">
          <w:rPr>
            <w:rFonts w:ascii="Segoe UI" w:eastAsia="Times New Roman" w:hAnsi="Segoe UI" w:cs="Segoe UI"/>
            <w:b/>
            <w:bCs/>
            <w:color w:val="000000"/>
            <w:sz w:val="15"/>
            <w:lang w:eastAsia="en-IN"/>
          </w:rPr>
          <w:t>woman run screaming into the tunnel</w:t>
        </w:r>
        <w:r w:rsidRPr="004325D9">
          <w:rPr>
            <w:rFonts w:ascii="Segoe UI" w:eastAsia="Times New Roman" w:hAnsi="Segoe UI" w:cs="Segoe UI"/>
            <w:color w:val="000000"/>
            <w:sz w:val="15"/>
            <w:szCs w:val="15"/>
            <w:lang w:eastAsia="en-IN"/>
          </w:rPr>
          <w:t> and a </w:t>
        </w:r>
        <w:r w:rsidRPr="004325D9">
          <w:rPr>
            <w:rFonts w:ascii="Segoe UI" w:eastAsia="Times New Roman" w:hAnsi="Segoe UI" w:cs="Segoe UI"/>
            <w:b/>
            <w:bCs/>
            <w:color w:val="000000"/>
            <w:sz w:val="15"/>
            <w:lang w:eastAsia="en-IN"/>
          </w:rPr>
          <w:t>man asking for matchsticks</w:t>
        </w:r>
        <w:r w:rsidRPr="004325D9">
          <w:rPr>
            <w:rFonts w:ascii="Segoe UI" w:eastAsia="Times New Roman" w:hAnsi="Segoe UI" w:cs="Segoe UI"/>
            <w:color w:val="000000"/>
            <w:sz w:val="15"/>
            <w:szCs w:val="15"/>
            <w:lang w:eastAsia="en-IN"/>
          </w:rPr>
          <w:t> to light his cigarette. Tunnels are inherently eerie places and a story like this is sure to make it </w:t>
        </w:r>
        <w:r w:rsidRPr="004325D9">
          <w:rPr>
            <w:rFonts w:ascii="Segoe UI" w:eastAsia="Times New Roman" w:hAnsi="Segoe UI" w:cs="Segoe UI"/>
            <w:b/>
            <w:bCs/>
            <w:color w:val="000000"/>
            <w:sz w:val="15"/>
            <w:lang w:eastAsia="en-IN"/>
          </w:rPr>
          <w:t>one of the most haunted ones</w:t>
        </w:r>
        <w:r w:rsidRPr="004325D9">
          <w:rPr>
            <w:rFonts w:ascii="Segoe UI" w:eastAsia="Times New Roman" w:hAnsi="Segoe UI" w:cs="Segoe UI"/>
            <w:color w:val="000000"/>
            <w:sz w:val="15"/>
            <w:szCs w:val="15"/>
            <w:lang w:eastAsia="en-IN"/>
          </w:rPr>
          <w:t>.</w:t>
        </w:r>
      </w:ins>
    </w:p>
    <w:p w:rsidR="004325D9" w:rsidRPr="004325D9" w:rsidRDefault="004325D9" w:rsidP="004325D9">
      <w:pPr>
        <w:spacing w:before="100" w:beforeAutospacing="1" w:after="100" w:afterAutospacing="1" w:line="240" w:lineRule="auto"/>
        <w:jc w:val="both"/>
        <w:rPr>
          <w:ins w:id="316" w:author="Unknown"/>
          <w:rFonts w:ascii="Segoe UI" w:eastAsia="Times New Roman" w:hAnsi="Segoe UI" w:cs="Segoe UI"/>
          <w:color w:val="000000"/>
          <w:sz w:val="15"/>
          <w:szCs w:val="15"/>
          <w:lang w:eastAsia="en-IN"/>
        </w:rPr>
      </w:pPr>
      <w:ins w:id="317"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200" w:after="100" w:line="400" w:lineRule="atLeast"/>
        <w:jc w:val="both"/>
        <w:outlineLvl w:val="1"/>
        <w:rPr>
          <w:ins w:id="318" w:author="Unknown"/>
          <w:rFonts w:ascii="Arial" w:eastAsia="Times New Roman" w:hAnsi="Arial" w:cs="Arial"/>
          <w:color w:val="000000"/>
          <w:sz w:val="36"/>
          <w:szCs w:val="36"/>
          <w:lang w:eastAsia="en-IN"/>
        </w:rPr>
      </w:pPr>
      <w:ins w:id="319" w:author="Unknown">
        <w:r w:rsidRPr="004325D9">
          <w:rPr>
            <w:rFonts w:ascii="Arial" w:eastAsia="Times New Roman" w:hAnsi="Arial" w:cs="Arial"/>
            <w:color w:val="000000"/>
            <w:sz w:val="36"/>
            <w:szCs w:val="36"/>
            <w:lang w:eastAsia="en-IN"/>
          </w:rPr>
          <w:t>35. Chandan Nagar, Pune</w:t>
        </w:r>
      </w:ins>
    </w:p>
    <w:p w:rsidR="004325D9" w:rsidRPr="004325D9" w:rsidRDefault="004325D9" w:rsidP="004325D9">
      <w:pPr>
        <w:spacing w:after="0" w:line="240" w:lineRule="auto"/>
        <w:jc w:val="both"/>
        <w:rPr>
          <w:ins w:id="320"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drawing>
          <wp:inline distT="0" distB="0" distL="0" distR="0">
            <wp:extent cx="5822950" cy="4286250"/>
            <wp:effectExtent l="19050" t="0" r="6350" b="0"/>
            <wp:docPr id="37" name="Picture 37" descr="Chandan nagar haunted place in pu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andan nagar haunted place in pune "/>
                    <pic:cNvPicPr>
                      <a:picLocks noChangeAspect="1" noChangeArrowheads="1"/>
                    </pic:cNvPicPr>
                  </pic:nvPicPr>
                  <pic:blipFill>
                    <a:blip r:embed="rId58"/>
                    <a:srcRect/>
                    <a:stretch>
                      <a:fillRect/>
                    </a:stretch>
                  </pic:blipFill>
                  <pic:spPr bwMode="auto">
                    <a:xfrm>
                      <a:off x="0" y="0"/>
                      <a:ext cx="5822950" cy="4286250"/>
                    </a:xfrm>
                    <a:prstGeom prst="rect">
                      <a:avLst/>
                    </a:prstGeom>
                    <a:noFill/>
                    <a:ln w="9525">
                      <a:noFill/>
                      <a:miter lim="800000"/>
                      <a:headEnd/>
                      <a:tailEnd/>
                    </a:ln>
                  </pic:spPr>
                </pic:pic>
              </a:graphicData>
            </a:graphic>
          </wp:inline>
        </w:drawing>
      </w:r>
    </w:p>
    <w:p w:rsidR="004325D9" w:rsidRPr="004325D9" w:rsidRDefault="004325D9" w:rsidP="004325D9">
      <w:pPr>
        <w:spacing w:after="0" w:line="240" w:lineRule="auto"/>
        <w:jc w:val="center"/>
        <w:rPr>
          <w:ins w:id="321" w:author="Unknown"/>
          <w:rFonts w:ascii="Segoe UI" w:eastAsia="Times New Roman" w:hAnsi="Segoe UI" w:cs="Segoe UI"/>
          <w:color w:val="999999"/>
          <w:sz w:val="14"/>
          <w:szCs w:val="14"/>
          <w:lang w:eastAsia="en-IN"/>
        </w:rPr>
      </w:pPr>
      <w:ins w:id="322" w:author="Unknown">
        <w:r w:rsidRPr="004325D9">
          <w:rPr>
            <w:rFonts w:ascii="Segoe UI" w:eastAsia="Times New Roman" w:hAnsi="Segoe UI" w:cs="Segoe UI"/>
            <w:color w:val="999999"/>
            <w:sz w:val="14"/>
            <w:szCs w:val="14"/>
            <w:lang w:eastAsia="en-IN"/>
          </w:rPr>
          <w:t>A little girl with a doll. How can that be scary? (</w:t>
        </w:r>
        <w:r w:rsidRPr="004325D9">
          <w:rPr>
            <w:rFonts w:ascii="Segoe UI" w:eastAsia="Times New Roman" w:hAnsi="Segoe UI" w:cs="Segoe UI"/>
            <w:color w:val="999999"/>
            <w:sz w:val="14"/>
            <w:szCs w:val="14"/>
            <w:lang w:eastAsia="en-IN"/>
          </w:rPr>
          <w:fldChar w:fldCharType="begin"/>
        </w:r>
        <w:r w:rsidRPr="004325D9">
          <w:rPr>
            <w:rFonts w:ascii="Segoe UI" w:eastAsia="Times New Roman" w:hAnsi="Segoe UI" w:cs="Segoe UI"/>
            <w:color w:val="999999"/>
            <w:sz w:val="14"/>
            <w:szCs w:val="14"/>
            <w:lang w:eastAsia="en-IN"/>
          </w:rPr>
          <w:instrText xml:space="preserve"> HYPERLINK "http://www.mississaugalife.ca/wp-content/uploads/2014/10/Scary-basement.jpg" \t "_blank" </w:instrText>
        </w:r>
        <w:r w:rsidRPr="004325D9">
          <w:rPr>
            <w:rFonts w:ascii="Segoe UI" w:eastAsia="Times New Roman" w:hAnsi="Segoe UI" w:cs="Segoe UI"/>
            <w:color w:val="999999"/>
            <w:sz w:val="14"/>
            <w:szCs w:val="14"/>
            <w:lang w:eastAsia="en-IN"/>
          </w:rPr>
          <w:fldChar w:fldCharType="separate"/>
        </w:r>
        <w:r w:rsidRPr="004325D9">
          <w:rPr>
            <w:rFonts w:ascii="Segoe UI" w:eastAsia="Times New Roman" w:hAnsi="Segoe UI" w:cs="Segoe UI"/>
            <w:color w:val="0090D3"/>
            <w:sz w:val="14"/>
            <w:u w:val="single"/>
            <w:lang w:eastAsia="en-IN"/>
          </w:rPr>
          <w:t>source</w:t>
        </w:r>
        <w:r w:rsidRPr="004325D9">
          <w:rPr>
            <w:rFonts w:ascii="Segoe UI" w:eastAsia="Times New Roman" w:hAnsi="Segoe UI" w:cs="Segoe UI"/>
            <w:color w:val="999999"/>
            <w:sz w:val="14"/>
            <w:szCs w:val="14"/>
            <w:lang w:eastAsia="en-IN"/>
          </w:rPr>
          <w:fldChar w:fldCharType="end"/>
        </w:r>
        <w:r w:rsidRPr="004325D9">
          <w:rPr>
            <w:rFonts w:ascii="Segoe UI" w:eastAsia="Times New Roman" w:hAnsi="Segoe UI" w:cs="Segoe UI"/>
            <w:color w:val="999999"/>
            <w:sz w:val="14"/>
            <w:szCs w:val="14"/>
            <w:lang w:eastAsia="en-IN"/>
          </w:rPr>
          <w:t>)</w:t>
        </w:r>
      </w:ins>
    </w:p>
    <w:p w:rsidR="004325D9" w:rsidRPr="004325D9" w:rsidRDefault="004325D9" w:rsidP="004325D9">
      <w:pPr>
        <w:spacing w:beforeAutospacing="1" w:after="0" w:afterAutospacing="1" w:line="240" w:lineRule="auto"/>
        <w:jc w:val="both"/>
        <w:rPr>
          <w:ins w:id="323" w:author="Unknown"/>
          <w:rFonts w:ascii="Segoe UI" w:eastAsia="Times New Roman" w:hAnsi="Segoe UI" w:cs="Segoe UI"/>
          <w:color w:val="000000"/>
          <w:sz w:val="15"/>
          <w:szCs w:val="15"/>
          <w:lang w:eastAsia="en-IN"/>
        </w:rPr>
      </w:pPr>
      <w:ins w:id="324" w:author="Unknown">
        <w:r w:rsidRPr="004325D9">
          <w:rPr>
            <w:rFonts w:ascii="Segoe UI" w:eastAsia="Times New Roman" w:hAnsi="Segoe UI" w:cs="Segoe UI"/>
            <w:color w:val="000000"/>
            <w:sz w:val="15"/>
            <w:szCs w:val="15"/>
            <w:lang w:eastAsia="en-IN"/>
          </w:rPr>
          <w:t>The small colony of Chandan Nagar in Pune has a little terror hidden in it’s womb. The ghost of a little girl who roams the night</w:t>
        </w:r>
        <w:r w:rsidRPr="004325D9">
          <w:rPr>
            <w:rFonts w:ascii="Segoe UI" w:eastAsia="Times New Roman" w:hAnsi="Segoe UI" w:cs="Segoe UI"/>
            <w:b/>
            <w:bCs/>
            <w:color w:val="000000"/>
            <w:sz w:val="15"/>
            <w:lang w:eastAsia="en-IN"/>
          </w:rPr>
          <w:t> in a white frock, cradling a doll</w:t>
        </w:r>
        <w:r w:rsidRPr="004325D9">
          <w:rPr>
            <w:rFonts w:ascii="Segoe UI" w:eastAsia="Times New Roman" w:hAnsi="Segoe UI" w:cs="Segoe UI"/>
            <w:color w:val="000000"/>
            <w:sz w:val="15"/>
            <w:szCs w:val="15"/>
            <w:lang w:eastAsia="en-IN"/>
          </w:rPr>
          <w:t> in her hands! She appears at the strike of the midnight hour and comes screaming at you if you happen to cross her path. The very description is enough to make you jump out of your skin. There is story behind this. About 10 years ago the girl was </w:t>
        </w:r>
        <w:r w:rsidRPr="004325D9">
          <w:rPr>
            <w:rFonts w:ascii="Segoe UI" w:eastAsia="Times New Roman" w:hAnsi="Segoe UI" w:cs="Segoe UI"/>
            <w:b/>
            <w:bCs/>
            <w:color w:val="000000"/>
            <w:sz w:val="15"/>
            <w:lang w:eastAsia="en-IN"/>
          </w:rPr>
          <w:t>killed at a construction site</w:t>
        </w:r>
        <w:r w:rsidRPr="004325D9">
          <w:rPr>
            <w:rFonts w:ascii="Segoe UI" w:eastAsia="Times New Roman" w:hAnsi="Segoe UI" w:cs="Segoe UI"/>
            <w:color w:val="000000"/>
            <w:sz w:val="15"/>
            <w:szCs w:val="15"/>
            <w:lang w:eastAsia="en-IN"/>
          </w:rPr>
          <w:t> and has haunted the place since then. People have reported that </w:t>
        </w:r>
        <w:r w:rsidRPr="004325D9">
          <w:rPr>
            <w:rFonts w:ascii="Segoe UI" w:eastAsia="Times New Roman" w:hAnsi="Segoe UI" w:cs="Segoe UI"/>
            <w:b/>
            <w:bCs/>
            <w:color w:val="000000"/>
            <w:sz w:val="15"/>
            <w:lang w:eastAsia="en-IN"/>
          </w:rPr>
          <w:t>she smiles at you</w:t>
        </w:r>
        <w:r w:rsidRPr="004325D9">
          <w:rPr>
            <w:rFonts w:ascii="Segoe UI" w:eastAsia="Times New Roman" w:hAnsi="Segoe UI" w:cs="Segoe UI"/>
            <w:color w:val="000000"/>
            <w:sz w:val="15"/>
            <w:szCs w:val="15"/>
            <w:lang w:eastAsia="en-IN"/>
          </w:rPr>
          <w:t> if you look at her. This is good </w:t>
        </w:r>
        <w:r w:rsidRPr="004325D9">
          <w:rPr>
            <w:rFonts w:ascii="Segoe UI" w:eastAsia="Times New Roman" w:hAnsi="Segoe UI" w:cs="Segoe UI"/>
            <w:b/>
            <w:bCs/>
            <w:color w:val="000000"/>
            <w:sz w:val="15"/>
            <w:lang w:eastAsia="en-IN"/>
          </w:rPr>
          <w:t>fodder for a nightmare</w:t>
        </w:r>
        <w:r w:rsidRPr="004325D9">
          <w:rPr>
            <w:rFonts w:ascii="Segoe UI" w:eastAsia="Times New Roman" w:hAnsi="Segoe UI" w:cs="Segoe UI"/>
            <w:color w:val="000000"/>
            <w:sz w:val="15"/>
            <w:szCs w:val="15"/>
            <w:lang w:eastAsia="en-IN"/>
          </w:rPr>
          <w:t>, leave alone venturing to find her. Or should you?</w:t>
        </w:r>
        <w:r w:rsidRPr="004325D9">
          <w:rPr>
            <w:rFonts w:ascii="Segoe UI" w:eastAsia="Times New Roman" w:hAnsi="Segoe UI" w:cs="Segoe UI"/>
            <w:color w:val="000000"/>
            <w:sz w:val="15"/>
            <w:szCs w:val="15"/>
            <w:lang w:eastAsia="en-IN"/>
          </w:rPr>
          <w:br/>
        </w:r>
        <w:r w:rsidRPr="004325D9">
          <w:rPr>
            <w:rFonts w:ascii="Segoe UI" w:eastAsia="Times New Roman" w:hAnsi="Segoe UI" w:cs="Segoe UI"/>
            <w:color w:val="000000"/>
            <w:sz w:val="15"/>
            <w:szCs w:val="15"/>
            <w:lang w:eastAsia="en-IN"/>
          </w:rPr>
          <w:br/>
        </w:r>
        <w:r w:rsidRPr="004325D9">
          <w:rPr>
            <w:rFonts w:ascii="Segoe UI" w:eastAsia="Times New Roman" w:hAnsi="Segoe UI" w:cs="Segoe UI"/>
            <w:color w:val="000000"/>
            <w:sz w:val="15"/>
            <w:szCs w:val="15"/>
            <w:lang w:eastAsia="en-IN"/>
          </w:rPr>
          <w:br/>
        </w:r>
        <w:r w:rsidRPr="004325D9">
          <w:rPr>
            <w:rFonts w:ascii="Segoe UI" w:eastAsia="Times New Roman" w:hAnsi="Segoe UI" w:cs="Segoe UI"/>
            <w:b/>
            <w:bCs/>
            <w:color w:val="000000"/>
            <w:sz w:val="15"/>
            <w:lang w:eastAsia="en-IN"/>
          </w:rPr>
          <w:t>You know what they say -See it to believe it!</w:t>
        </w:r>
      </w:ins>
    </w:p>
    <w:p w:rsidR="004325D9" w:rsidRPr="004325D9" w:rsidRDefault="004325D9" w:rsidP="004325D9">
      <w:pPr>
        <w:spacing w:before="100" w:beforeAutospacing="1" w:after="100" w:afterAutospacing="1" w:line="240" w:lineRule="auto"/>
        <w:jc w:val="both"/>
        <w:rPr>
          <w:ins w:id="325" w:author="Unknown"/>
          <w:rFonts w:ascii="Segoe UI" w:eastAsia="Times New Roman" w:hAnsi="Segoe UI" w:cs="Segoe UI"/>
          <w:color w:val="000000"/>
          <w:sz w:val="15"/>
          <w:szCs w:val="15"/>
          <w:lang w:eastAsia="en-IN"/>
        </w:rPr>
      </w:pPr>
      <w:ins w:id="326" w:author="Unknown">
        <w:r w:rsidRPr="004325D9">
          <w:rPr>
            <w:rFonts w:ascii="Segoe UI" w:eastAsia="Times New Roman" w:hAnsi="Segoe UI" w:cs="Segoe UI"/>
            <w:color w:val="000000"/>
            <w:sz w:val="15"/>
            <w:szCs w:val="15"/>
            <w:lang w:eastAsia="en-IN"/>
          </w:rPr>
          <w:t>India is definitely a place of mysteries. For very long, people in the west have thought of India as a place of snake charmers and magicians. People have been visiting India to places like Varanasi, Rishikesh, Haridwar, etc. for spirituality. India has been the origin for 4 of World’s biggest religions: Hinduism, Buddhism, Sikhism and Jainism. And as they say, good spirits and bad spirits go hand in hand.</w:t>
        </w:r>
      </w:ins>
    </w:p>
    <w:p w:rsidR="004325D9" w:rsidRPr="004325D9" w:rsidRDefault="004325D9" w:rsidP="004325D9">
      <w:pPr>
        <w:spacing w:before="100" w:beforeAutospacing="1" w:after="100" w:afterAutospacing="1" w:line="240" w:lineRule="auto"/>
        <w:jc w:val="both"/>
        <w:rPr>
          <w:ins w:id="327" w:author="Unknown"/>
          <w:rFonts w:ascii="Segoe UI" w:eastAsia="Times New Roman" w:hAnsi="Segoe UI" w:cs="Segoe UI"/>
          <w:color w:val="000000"/>
          <w:sz w:val="15"/>
          <w:szCs w:val="15"/>
          <w:lang w:eastAsia="en-IN"/>
        </w:rPr>
      </w:pPr>
      <w:ins w:id="328" w:author="Unknown">
        <w:r w:rsidRPr="004325D9">
          <w:rPr>
            <w:rFonts w:ascii="Segoe UI" w:eastAsia="Times New Roman" w:hAnsi="Segoe UI" w:cs="Segoe UI"/>
            <w:color w:val="000000"/>
            <w:sz w:val="15"/>
            <w:szCs w:val="15"/>
            <w:lang w:eastAsia="en-IN"/>
          </w:rPr>
          <w:t>Indian Hindu mythology is full of devils and “Asuras” (demons). Time to time, various demons have rose and fought against angels and gods. According to hindu mythology, spirits never die and those spirits which die unnatural death can never find peace and keep roaming around, causing the place to be haunted. These free-roaming spirits have also been known to attack people, create unnatural incidents and make the places spooky.</w:t>
        </w:r>
      </w:ins>
    </w:p>
    <w:p w:rsidR="004325D9" w:rsidRPr="004325D9" w:rsidRDefault="004325D9" w:rsidP="004325D9">
      <w:pPr>
        <w:spacing w:before="100" w:beforeAutospacing="1" w:after="100" w:afterAutospacing="1" w:line="240" w:lineRule="auto"/>
        <w:jc w:val="both"/>
        <w:rPr>
          <w:ins w:id="329" w:author="Unknown"/>
          <w:rFonts w:ascii="Segoe UI" w:eastAsia="Times New Roman" w:hAnsi="Segoe UI" w:cs="Segoe UI"/>
          <w:color w:val="000000"/>
          <w:sz w:val="15"/>
          <w:szCs w:val="15"/>
          <w:lang w:eastAsia="en-IN"/>
        </w:rPr>
      </w:pPr>
      <w:ins w:id="330" w:author="Unknown">
        <w:r w:rsidRPr="004325D9">
          <w:rPr>
            <w:rFonts w:ascii="Segoe UI" w:eastAsia="Times New Roman" w:hAnsi="Segoe UI" w:cs="Segoe UI"/>
            <w:color w:val="000000"/>
            <w:sz w:val="15"/>
            <w:szCs w:val="15"/>
            <w:lang w:eastAsia="en-IN"/>
          </w:rPr>
          <w:t xml:space="preserve">These haunted places in India are just among the famous ones. Children in India grow up to listening to lots of stories from their grandmothers and some of them include haunted stories. Almost every village in India has a tree or a well which is supposedly haunted. A woman in white sari has been the typical image of spirits. I have spent so many nights discussing haunted stories with my friends and </w:t>
        </w:r>
        <w:r w:rsidRPr="004325D9">
          <w:rPr>
            <w:rFonts w:ascii="Segoe UI" w:eastAsia="Times New Roman" w:hAnsi="Segoe UI" w:cs="Segoe UI"/>
            <w:color w:val="000000"/>
            <w:sz w:val="15"/>
            <w:szCs w:val="15"/>
            <w:lang w:eastAsia="en-IN"/>
          </w:rPr>
          <w:lastRenderedPageBreak/>
          <w:t>they always give me a chill in my spines, yet they are so much fun. I am sure you would also have heard of such stories or maybe created one </w:t>
        </w:r>
      </w:ins>
      <w:r>
        <w:rPr>
          <w:rFonts w:ascii="Segoe UI" w:eastAsia="Times New Roman" w:hAnsi="Segoe UI" w:cs="Segoe UI"/>
          <w:noProof/>
          <w:color w:val="000000"/>
          <w:sz w:val="15"/>
          <w:szCs w:val="15"/>
          <w:lang w:eastAsia="en-IN"/>
        </w:rPr>
        <w:drawing>
          <wp:inline distT="0" distB="0" distL="0" distR="0">
            <wp:extent cx="139700" cy="139700"/>
            <wp:effectExtent l="19050" t="0" r="0" b="0"/>
            <wp:docPr id="3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pic:cNvPicPr>
                      <a:picLocks noChangeAspect="1" noChangeArrowheads="1"/>
                    </pic:cNvPicPr>
                  </pic:nvPicPr>
                  <pic:blipFill>
                    <a:blip r:embed="rId59"/>
                    <a:srcRect/>
                    <a:stretch>
                      <a:fillRect/>
                    </a:stretch>
                  </pic:blipFill>
                  <pic:spPr bwMode="auto">
                    <a:xfrm>
                      <a:off x="0" y="0"/>
                      <a:ext cx="139700" cy="139700"/>
                    </a:xfrm>
                    <a:prstGeom prst="rect">
                      <a:avLst/>
                    </a:prstGeom>
                    <a:noFill/>
                    <a:ln w="9525">
                      <a:noFill/>
                      <a:miter lim="800000"/>
                      <a:headEnd/>
                      <a:tailEnd/>
                    </a:ln>
                  </pic:spPr>
                </pic:pic>
              </a:graphicData>
            </a:graphic>
          </wp:inline>
        </w:drawing>
      </w:r>
    </w:p>
    <w:p w:rsidR="004325D9" w:rsidRPr="004325D9" w:rsidRDefault="004325D9" w:rsidP="004325D9">
      <w:pPr>
        <w:spacing w:before="100" w:beforeAutospacing="1" w:after="100" w:afterAutospacing="1" w:line="240" w:lineRule="auto"/>
        <w:jc w:val="both"/>
        <w:rPr>
          <w:ins w:id="331" w:author="Unknown"/>
          <w:rFonts w:ascii="Segoe UI" w:eastAsia="Times New Roman" w:hAnsi="Segoe UI" w:cs="Segoe UI"/>
          <w:color w:val="000000"/>
          <w:sz w:val="15"/>
          <w:szCs w:val="15"/>
          <w:lang w:eastAsia="en-IN"/>
        </w:rPr>
      </w:pPr>
      <w:ins w:id="332" w:author="Unknown">
        <w:r w:rsidRPr="004325D9">
          <w:rPr>
            <w:rFonts w:ascii="Segoe UI" w:eastAsia="Times New Roman" w:hAnsi="Segoe UI" w:cs="Segoe UI"/>
            <w:color w:val="000000"/>
            <w:sz w:val="15"/>
            <w:szCs w:val="15"/>
            <w:lang w:eastAsia="en-IN"/>
          </w:rPr>
          <w:t>In case you know of more haunted places or if you have experienced some paranormal activity yourself or know of haunted stories, please do share in the comments.</w:t>
        </w:r>
      </w:ins>
    </w:p>
    <w:p w:rsidR="004325D9" w:rsidRPr="004325D9" w:rsidRDefault="004325D9" w:rsidP="004325D9">
      <w:pPr>
        <w:spacing w:before="200" w:after="100" w:line="400" w:lineRule="atLeast"/>
        <w:jc w:val="both"/>
        <w:outlineLvl w:val="1"/>
        <w:rPr>
          <w:ins w:id="333" w:author="Unknown"/>
          <w:rFonts w:ascii="Arial" w:eastAsia="Times New Roman" w:hAnsi="Arial" w:cs="Arial"/>
          <w:color w:val="000000"/>
          <w:sz w:val="36"/>
          <w:szCs w:val="36"/>
          <w:lang w:eastAsia="en-IN"/>
        </w:rPr>
      </w:pPr>
      <w:ins w:id="334" w:author="Unknown">
        <w:r w:rsidRPr="004325D9">
          <w:rPr>
            <w:rFonts w:ascii="Arial" w:eastAsia="Times New Roman" w:hAnsi="Arial" w:cs="Arial"/>
            <w:color w:val="000000"/>
            <w:sz w:val="36"/>
            <w:szCs w:val="36"/>
            <w:lang w:eastAsia="en-IN"/>
          </w:rPr>
          <w:t>Haunted Places in India that just missed out on this list but are also reportedly haunted:</w:t>
        </w:r>
      </w:ins>
    </w:p>
    <w:p w:rsidR="004325D9" w:rsidRPr="004325D9" w:rsidRDefault="004325D9" w:rsidP="004325D9">
      <w:pPr>
        <w:spacing w:before="100" w:beforeAutospacing="1" w:after="100" w:afterAutospacing="1" w:line="240" w:lineRule="auto"/>
        <w:jc w:val="both"/>
        <w:rPr>
          <w:ins w:id="335" w:author="Unknown"/>
          <w:rFonts w:ascii="Segoe UI" w:eastAsia="Times New Roman" w:hAnsi="Segoe UI" w:cs="Segoe UI"/>
          <w:color w:val="000000"/>
          <w:sz w:val="15"/>
          <w:szCs w:val="15"/>
          <w:lang w:eastAsia="en-IN"/>
        </w:rPr>
      </w:pPr>
      <w:ins w:id="336" w:author="Unknown">
        <w:r w:rsidRPr="004325D9">
          <w:rPr>
            <w:rFonts w:ascii="Segoe UI" w:eastAsia="Times New Roman" w:hAnsi="Segoe UI" w:cs="Segoe UI"/>
            <w:color w:val="000000"/>
            <w:sz w:val="15"/>
            <w:szCs w:val="15"/>
            <w:lang w:eastAsia="en-IN"/>
          </w:rPr>
          <w:t>While compiling this list of the most horror inducing places across India, we came across a number of stories which we had no clue had any such history. Even more so, these are the regular places one visits without knowing what might be lurking at the next corner. And yet the thrill of not knowing what is to come makes it so much more interesting. These were some of the places that had some interesting stories that you might want to explore more.</w:t>
        </w:r>
      </w:ins>
    </w:p>
    <w:p w:rsidR="004325D9" w:rsidRPr="004325D9" w:rsidRDefault="004325D9" w:rsidP="004325D9">
      <w:pPr>
        <w:spacing w:before="100" w:beforeAutospacing="1" w:after="100" w:afterAutospacing="1" w:line="240" w:lineRule="auto"/>
        <w:jc w:val="both"/>
        <w:rPr>
          <w:ins w:id="337" w:author="Unknown"/>
          <w:rFonts w:ascii="Segoe UI" w:eastAsia="Times New Roman" w:hAnsi="Segoe UI" w:cs="Segoe UI"/>
          <w:color w:val="000000"/>
          <w:sz w:val="15"/>
          <w:szCs w:val="15"/>
          <w:lang w:eastAsia="en-IN"/>
        </w:rPr>
      </w:pPr>
      <w:ins w:id="338" w:author="Unknown">
        <w:r w:rsidRPr="004325D9">
          <w:rPr>
            <w:rFonts w:ascii="Segoe UI" w:eastAsia="Times New Roman" w:hAnsi="Segoe UI" w:cs="Segoe UI"/>
            <w:b/>
            <w:bCs/>
            <w:color w:val="000000"/>
            <w:sz w:val="15"/>
            <w:szCs w:val="15"/>
            <w:lang w:eastAsia="en-IN"/>
          </w:rPr>
          <w:t>Jamali-Kamali Masjid, Delhi</w:t>
        </w:r>
      </w:ins>
    </w:p>
    <w:p w:rsidR="004325D9" w:rsidRPr="004325D9" w:rsidRDefault="004325D9" w:rsidP="004325D9">
      <w:pPr>
        <w:spacing w:before="100" w:beforeAutospacing="1" w:after="100" w:afterAutospacing="1" w:line="240" w:lineRule="auto"/>
        <w:jc w:val="both"/>
        <w:rPr>
          <w:ins w:id="339" w:author="Unknown"/>
          <w:rFonts w:ascii="Segoe UI" w:eastAsia="Times New Roman" w:hAnsi="Segoe UI" w:cs="Segoe UI"/>
          <w:color w:val="000000"/>
          <w:sz w:val="15"/>
          <w:szCs w:val="15"/>
          <w:lang w:eastAsia="en-IN"/>
        </w:rPr>
      </w:pPr>
      <w:ins w:id="340" w:author="Unknown">
        <w:r w:rsidRPr="004325D9">
          <w:rPr>
            <w:rFonts w:ascii="Segoe UI" w:eastAsia="Times New Roman" w:hAnsi="Segoe UI" w:cs="Segoe UI"/>
            <w:b/>
            <w:bCs/>
            <w:color w:val="000000"/>
            <w:sz w:val="15"/>
            <w:szCs w:val="15"/>
            <w:lang w:eastAsia="en-IN"/>
          </w:rPr>
          <w:t>Taj Mahal Hotel, Mumbai</w:t>
        </w:r>
      </w:ins>
    </w:p>
    <w:p w:rsidR="004325D9" w:rsidRPr="004325D9" w:rsidRDefault="004325D9" w:rsidP="004325D9">
      <w:pPr>
        <w:spacing w:before="100" w:beforeAutospacing="1" w:after="100" w:afterAutospacing="1" w:line="240" w:lineRule="auto"/>
        <w:jc w:val="both"/>
        <w:rPr>
          <w:ins w:id="341" w:author="Unknown"/>
          <w:rFonts w:ascii="Segoe UI" w:eastAsia="Times New Roman" w:hAnsi="Segoe UI" w:cs="Segoe UI"/>
          <w:color w:val="000000"/>
          <w:sz w:val="15"/>
          <w:szCs w:val="15"/>
          <w:lang w:eastAsia="en-IN"/>
        </w:rPr>
      </w:pPr>
      <w:ins w:id="342" w:author="Unknown">
        <w:r w:rsidRPr="004325D9">
          <w:rPr>
            <w:rFonts w:ascii="Segoe UI" w:eastAsia="Times New Roman" w:hAnsi="Segoe UI" w:cs="Segoe UI"/>
            <w:b/>
            <w:bCs/>
            <w:color w:val="000000"/>
            <w:sz w:val="15"/>
            <w:szCs w:val="15"/>
            <w:lang w:eastAsia="en-IN"/>
          </w:rPr>
          <w:t>Grand Paradi Towers, Mumbai</w:t>
        </w:r>
      </w:ins>
    </w:p>
    <w:p w:rsidR="004325D9" w:rsidRPr="004325D9" w:rsidRDefault="004325D9" w:rsidP="004325D9">
      <w:pPr>
        <w:spacing w:before="100" w:beforeAutospacing="1" w:after="100" w:afterAutospacing="1" w:line="240" w:lineRule="auto"/>
        <w:jc w:val="both"/>
        <w:rPr>
          <w:ins w:id="343" w:author="Unknown"/>
          <w:rFonts w:ascii="Segoe UI" w:eastAsia="Times New Roman" w:hAnsi="Segoe UI" w:cs="Segoe UI"/>
          <w:color w:val="000000"/>
          <w:sz w:val="15"/>
          <w:szCs w:val="15"/>
          <w:lang w:eastAsia="en-IN"/>
        </w:rPr>
      </w:pPr>
      <w:ins w:id="344" w:author="Unknown">
        <w:r w:rsidRPr="004325D9">
          <w:rPr>
            <w:rFonts w:ascii="Segoe UI" w:eastAsia="Times New Roman" w:hAnsi="Segoe UI" w:cs="Segoe UI"/>
            <w:b/>
            <w:bCs/>
            <w:color w:val="000000"/>
            <w:sz w:val="15"/>
            <w:szCs w:val="15"/>
            <w:lang w:eastAsia="en-IN"/>
          </w:rPr>
          <w:t>Lothian Cemetery, Delhi</w:t>
        </w:r>
      </w:ins>
    </w:p>
    <w:p w:rsidR="004325D9" w:rsidRPr="004325D9" w:rsidRDefault="004325D9" w:rsidP="004325D9">
      <w:pPr>
        <w:spacing w:before="100" w:beforeAutospacing="1" w:after="100" w:afterAutospacing="1" w:line="240" w:lineRule="auto"/>
        <w:jc w:val="both"/>
        <w:rPr>
          <w:ins w:id="345" w:author="Unknown"/>
          <w:rFonts w:ascii="Segoe UI" w:eastAsia="Times New Roman" w:hAnsi="Segoe UI" w:cs="Segoe UI"/>
          <w:color w:val="000000"/>
          <w:sz w:val="15"/>
          <w:szCs w:val="15"/>
          <w:lang w:eastAsia="en-IN"/>
        </w:rPr>
      </w:pPr>
      <w:ins w:id="346" w:author="Unknown">
        <w:r w:rsidRPr="004325D9">
          <w:rPr>
            <w:rFonts w:ascii="Segoe UI" w:eastAsia="Times New Roman" w:hAnsi="Segoe UI" w:cs="Segoe UI"/>
            <w:b/>
            <w:bCs/>
            <w:color w:val="000000"/>
            <w:sz w:val="15"/>
            <w:szCs w:val="15"/>
            <w:lang w:eastAsia="en-IN"/>
          </w:rPr>
          <w:t>Feroz Shah Kotla, Delhi</w:t>
        </w:r>
      </w:ins>
    </w:p>
    <w:p w:rsidR="004325D9" w:rsidRPr="004325D9" w:rsidRDefault="004325D9" w:rsidP="004325D9">
      <w:pPr>
        <w:spacing w:before="100" w:beforeAutospacing="1" w:after="100" w:afterAutospacing="1" w:line="240" w:lineRule="auto"/>
        <w:jc w:val="both"/>
        <w:rPr>
          <w:ins w:id="347" w:author="Unknown"/>
          <w:rFonts w:ascii="Segoe UI" w:eastAsia="Times New Roman" w:hAnsi="Segoe UI" w:cs="Segoe UI"/>
          <w:color w:val="000000"/>
          <w:sz w:val="15"/>
          <w:szCs w:val="15"/>
          <w:lang w:eastAsia="en-IN"/>
        </w:rPr>
      </w:pPr>
      <w:ins w:id="348" w:author="Unknown">
        <w:r w:rsidRPr="004325D9">
          <w:rPr>
            <w:rFonts w:ascii="Segoe UI" w:eastAsia="Times New Roman" w:hAnsi="Segoe UI" w:cs="Segoe UI"/>
            <w:b/>
            <w:bCs/>
            <w:color w:val="000000"/>
            <w:sz w:val="15"/>
            <w:szCs w:val="15"/>
            <w:lang w:eastAsia="en-IN"/>
          </w:rPr>
          <w:t>Gujarat Technological University (GTU) Campus, Ahmedabad</w:t>
        </w:r>
      </w:ins>
    </w:p>
    <w:p w:rsidR="004325D9" w:rsidRPr="004325D9" w:rsidRDefault="004325D9" w:rsidP="004325D9">
      <w:pPr>
        <w:spacing w:before="100" w:beforeAutospacing="1" w:after="100" w:afterAutospacing="1" w:line="240" w:lineRule="auto"/>
        <w:jc w:val="both"/>
        <w:rPr>
          <w:ins w:id="349" w:author="Unknown"/>
          <w:rFonts w:ascii="Segoe UI" w:eastAsia="Times New Roman" w:hAnsi="Segoe UI" w:cs="Segoe UI"/>
          <w:color w:val="000000"/>
          <w:sz w:val="15"/>
          <w:szCs w:val="15"/>
          <w:lang w:eastAsia="en-IN"/>
        </w:rPr>
      </w:pPr>
      <w:ins w:id="350" w:author="Unknown">
        <w:r w:rsidRPr="004325D9">
          <w:rPr>
            <w:rFonts w:ascii="Segoe UI" w:eastAsia="Times New Roman" w:hAnsi="Segoe UI" w:cs="Segoe UI"/>
            <w:b/>
            <w:bCs/>
            <w:color w:val="000000"/>
            <w:sz w:val="15"/>
            <w:szCs w:val="15"/>
            <w:lang w:eastAsia="en-IN"/>
          </w:rPr>
          <w:t>Bangalore International Airport Limited (BIAL), Bangalore</w:t>
        </w:r>
        <w:r w:rsidRPr="004325D9">
          <w:rPr>
            <w:rFonts w:ascii="Segoe UI" w:eastAsia="Times New Roman" w:hAnsi="Segoe UI" w:cs="Segoe UI"/>
            <w:color w:val="000000"/>
            <w:sz w:val="15"/>
            <w:szCs w:val="15"/>
            <w:lang w:eastAsia="en-IN"/>
          </w:rPr>
          <w:br/>
          <w:t>P.S.: This article has been compiled by studying various sources online and offline. The author and Holidify.com are not trying to create rumours or defame any place by writing about it.</w:t>
        </w:r>
      </w:ins>
    </w:p>
    <w:p w:rsidR="004325D9" w:rsidRPr="004325D9" w:rsidRDefault="004325D9" w:rsidP="004325D9">
      <w:pPr>
        <w:spacing w:before="100" w:beforeAutospacing="1" w:after="100" w:afterAutospacing="1" w:line="240" w:lineRule="auto"/>
        <w:jc w:val="both"/>
        <w:rPr>
          <w:ins w:id="351" w:author="Unknown"/>
          <w:rFonts w:ascii="Segoe UI" w:eastAsia="Times New Roman" w:hAnsi="Segoe UI" w:cs="Segoe UI"/>
          <w:color w:val="000000"/>
          <w:sz w:val="15"/>
          <w:szCs w:val="15"/>
          <w:lang w:eastAsia="en-IN"/>
        </w:rPr>
      </w:pPr>
      <w:ins w:id="352" w:author="Unknown">
        <w:r w:rsidRPr="004325D9">
          <w:rPr>
            <w:rFonts w:ascii="Segoe UI" w:eastAsia="Times New Roman" w:hAnsi="Segoe UI" w:cs="Segoe UI"/>
            <w:color w:val="000000"/>
            <w:sz w:val="15"/>
            <w:szCs w:val="15"/>
            <w:lang w:eastAsia="en-IN"/>
          </w:rPr>
          <w:t>Related Posts you might want to read:</w:t>
        </w:r>
      </w:ins>
    </w:p>
    <w:p w:rsidR="004325D9" w:rsidRPr="004325D9" w:rsidRDefault="004325D9" w:rsidP="004325D9">
      <w:pPr>
        <w:spacing w:before="100" w:beforeAutospacing="1" w:after="100" w:afterAutospacing="1" w:line="240" w:lineRule="auto"/>
        <w:jc w:val="both"/>
        <w:rPr>
          <w:ins w:id="353" w:author="Unknown"/>
          <w:rFonts w:ascii="Segoe UI" w:eastAsia="Times New Roman" w:hAnsi="Segoe UI" w:cs="Segoe UI"/>
          <w:color w:val="000000"/>
          <w:sz w:val="15"/>
          <w:szCs w:val="15"/>
          <w:lang w:eastAsia="en-IN"/>
        </w:rPr>
      </w:pPr>
      <w:ins w:id="354"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"https://www.holidify.com/blog/haunted-places-in-mumbai/"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0090D3"/>
            <w:sz w:val="15"/>
            <w:u w:val="single"/>
            <w:lang w:eastAsia="en-IN"/>
          </w:rPr>
          <w:t>Haunted places in Mumbai</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spacing w:before="100" w:beforeAutospacing="1" w:after="100" w:afterAutospacing="1" w:line="240" w:lineRule="auto"/>
        <w:jc w:val="both"/>
        <w:rPr>
          <w:ins w:id="355" w:author="Unknown"/>
          <w:rFonts w:ascii="Segoe UI" w:eastAsia="Times New Roman" w:hAnsi="Segoe UI" w:cs="Segoe UI"/>
          <w:color w:val="000000"/>
          <w:sz w:val="15"/>
          <w:szCs w:val="15"/>
          <w:lang w:eastAsia="en-IN"/>
        </w:rPr>
      </w:pPr>
      <w:ins w:id="356"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"https://www.holidify.com/blog/haunted-places-in-chennai/"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0090D3"/>
            <w:sz w:val="15"/>
            <w:u w:val="single"/>
            <w:lang w:eastAsia="en-IN"/>
          </w:rPr>
          <w:t>Haunted places in Chennai</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spacing w:before="100" w:beforeAutospacing="1" w:after="100" w:afterAutospacing="1" w:line="240" w:lineRule="auto"/>
        <w:jc w:val="both"/>
        <w:rPr>
          <w:ins w:id="357" w:author="Unknown"/>
          <w:rFonts w:ascii="Segoe UI" w:eastAsia="Times New Roman" w:hAnsi="Segoe UI" w:cs="Segoe UI"/>
          <w:color w:val="000000"/>
          <w:sz w:val="15"/>
          <w:szCs w:val="15"/>
          <w:lang w:eastAsia="en-IN"/>
        </w:rPr>
      </w:pPr>
      <w:ins w:id="358"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"https://www.holidify.com/blog/haunted-places-in-delhi/"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0090D3"/>
            <w:sz w:val="15"/>
            <w:u w:val="single"/>
            <w:lang w:eastAsia="en-IN"/>
          </w:rPr>
          <w:t>Haunted places in Delhi</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spacing w:before="100" w:beforeAutospacing="1" w:after="100" w:afterAutospacing="1" w:line="240" w:lineRule="auto"/>
        <w:jc w:val="both"/>
        <w:rPr>
          <w:ins w:id="359" w:author="Unknown"/>
          <w:rFonts w:ascii="Segoe UI" w:eastAsia="Times New Roman" w:hAnsi="Segoe UI" w:cs="Segoe UI"/>
          <w:color w:val="000000"/>
          <w:sz w:val="15"/>
          <w:szCs w:val="15"/>
          <w:lang w:eastAsia="en-IN"/>
        </w:rPr>
      </w:pPr>
      <w:ins w:id="360"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"https://www.holidify.com/blog/haunted-places-in-pune/" \t "_blank"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0090D3"/>
            <w:sz w:val="15"/>
            <w:u w:val="single"/>
            <w:lang w:eastAsia="en-IN"/>
          </w:rPr>
          <w:t>Haunted Places in Pune</w:t>
        </w:r>
        <w:r w:rsidRPr="004325D9">
          <w:rPr>
            <w:rFonts w:ascii="Segoe UI" w:eastAsia="Times New Roman" w:hAnsi="Segoe UI" w:cs="Segoe UI"/>
            <w:color w:val="0090D3"/>
            <w:sz w:val="15"/>
            <w:szCs w:val="15"/>
            <w:lang w:eastAsia="en-IN"/>
          </w:rPr>
          <w:br/>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spacing w:before="100" w:beforeAutospacing="1" w:after="100" w:afterAutospacing="1" w:line="240" w:lineRule="auto"/>
        <w:jc w:val="both"/>
        <w:rPr>
          <w:ins w:id="361" w:author="Unknown"/>
          <w:rFonts w:ascii="Segoe UI" w:eastAsia="Times New Roman" w:hAnsi="Segoe UI" w:cs="Segoe UI"/>
          <w:color w:val="000000"/>
          <w:sz w:val="15"/>
          <w:szCs w:val="15"/>
          <w:lang w:eastAsia="en-IN"/>
        </w:rPr>
      </w:pPr>
      <w:ins w:id="362"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"https://www.holidify.com/blog/bhangarh-fort-haunted/" \t "_blank"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0090D3"/>
            <w:sz w:val="15"/>
            <w:u w:val="single"/>
            <w:lang w:eastAsia="en-IN"/>
          </w:rPr>
          <w:t>Bhangarh Fort Haunted</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spacing w:before="100" w:beforeAutospacing="1" w:after="100" w:afterAutospacing="1" w:line="240" w:lineRule="auto"/>
        <w:jc w:val="both"/>
        <w:rPr>
          <w:ins w:id="363" w:author="Unknown"/>
          <w:rFonts w:ascii="Segoe UI" w:eastAsia="Times New Roman" w:hAnsi="Segoe UI" w:cs="Segoe UI"/>
          <w:color w:val="000000"/>
          <w:sz w:val="15"/>
          <w:szCs w:val="15"/>
          <w:lang w:eastAsia="en-IN"/>
        </w:rPr>
      </w:pPr>
      <w:ins w:id="364"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"https://www.holidify.com/blog/haunted-places-in-bangalore/" \t "_blank"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0090D3"/>
            <w:sz w:val="15"/>
            <w:u w:val="single"/>
            <w:lang w:eastAsia="en-IN"/>
          </w:rPr>
          <w:t>Haunted Places in Bangalore</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spacing w:before="100" w:beforeAutospacing="1" w:after="100" w:afterAutospacing="1" w:line="240" w:lineRule="auto"/>
        <w:jc w:val="both"/>
        <w:rPr>
          <w:ins w:id="365" w:author="Unknown"/>
          <w:rFonts w:ascii="Segoe UI" w:eastAsia="Times New Roman" w:hAnsi="Segoe UI" w:cs="Segoe UI"/>
          <w:color w:val="000000"/>
          <w:sz w:val="15"/>
          <w:szCs w:val="15"/>
          <w:lang w:eastAsia="en-IN"/>
        </w:rPr>
      </w:pPr>
      <w:ins w:id="366"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"https://www.holidify.com/blog/most-haunted-places-in-india-asi-list/" \t "_blank"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0090D3"/>
            <w:sz w:val="15"/>
            <w:u w:val="single"/>
            <w:lang w:eastAsia="en-IN"/>
          </w:rPr>
          <w:t>Most Haunted Places in India</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spacing w:before="100" w:beforeAutospacing="1" w:after="100" w:afterAutospacing="1" w:line="240" w:lineRule="auto"/>
        <w:jc w:val="both"/>
        <w:rPr>
          <w:ins w:id="367" w:author="Unknown"/>
          <w:rFonts w:ascii="Segoe UI" w:eastAsia="Times New Roman" w:hAnsi="Segoe UI" w:cs="Segoe UI"/>
          <w:color w:val="000000"/>
          <w:sz w:val="15"/>
          <w:szCs w:val="15"/>
          <w:lang w:eastAsia="en-IN"/>
        </w:rPr>
      </w:pPr>
      <w:ins w:id="368"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100" w:beforeAutospacing="1" w:after="100" w:afterAutospacing="1" w:line="240" w:lineRule="auto"/>
        <w:jc w:val="both"/>
        <w:rPr>
          <w:ins w:id="369" w:author="Unknown"/>
          <w:rFonts w:ascii="Segoe UI" w:eastAsia="Times New Roman" w:hAnsi="Segoe UI" w:cs="Segoe UI"/>
          <w:color w:val="000000"/>
          <w:sz w:val="15"/>
          <w:szCs w:val="15"/>
          <w:lang w:eastAsia="en-IN"/>
        </w:rPr>
      </w:pPr>
      <w:ins w:id="370"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100" w:beforeAutospacing="1" w:after="100" w:afterAutospacing="1" w:line="240" w:lineRule="auto"/>
        <w:jc w:val="both"/>
        <w:rPr>
          <w:ins w:id="371" w:author="Unknown"/>
          <w:rFonts w:ascii="Segoe UI" w:eastAsia="Times New Roman" w:hAnsi="Segoe UI" w:cs="Segoe UI"/>
          <w:color w:val="000000"/>
          <w:sz w:val="15"/>
          <w:szCs w:val="15"/>
          <w:lang w:eastAsia="en-IN"/>
        </w:rPr>
      </w:pPr>
      <w:ins w:id="372" w:author="Unknown">
        <w:r w:rsidRPr="004325D9">
          <w:rPr>
            <w:rFonts w:ascii="Segoe UI" w:eastAsia="Times New Roman" w:hAnsi="Segoe UI" w:cs="Segoe UI"/>
            <w:color w:val="000000"/>
            <w:sz w:val="15"/>
            <w:szCs w:val="15"/>
            <w:lang w:eastAsia="en-IN"/>
          </w:rPr>
          <w:t>Have you visited our website to </w:t>
        </w:r>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0090D3"/>
            <w:sz w:val="15"/>
            <w:u w:val="single"/>
            <w:lang w:eastAsia="en-IN"/>
          </w:rPr>
          <w:t>discover lesser known destinations for your travel plans?</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spacing w:before="100" w:beforeAutospacing="1" w:after="100" w:afterAutospacing="1" w:line="240" w:lineRule="auto"/>
        <w:jc w:val="both"/>
        <w:rPr>
          <w:ins w:id="373" w:author="Unknown"/>
          <w:rFonts w:ascii="Segoe UI" w:eastAsia="Times New Roman" w:hAnsi="Segoe UI" w:cs="Segoe UI"/>
          <w:color w:val="000000"/>
          <w:sz w:val="15"/>
          <w:szCs w:val="15"/>
          <w:lang w:eastAsia="en-IN"/>
        </w:rPr>
      </w:pPr>
      <w:ins w:id="374"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before="100" w:beforeAutospacing="1" w:after="100" w:afterAutospacing="1" w:line="240" w:lineRule="auto"/>
        <w:jc w:val="both"/>
        <w:rPr>
          <w:ins w:id="375" w:author="Unknown"/>
          <w:rFonts w:ascii="Segoe UI" w:eastAsia="Times New Roman" w:hAnsi="Segoe UI" w:cs="Segoe UI"/>
          <w:color w:val="000000"/>
          <w:sz w:val="15"/>
          <w:szCs w:val="15"/>
          <w:lang w:eastAsia="en-IN"/>
        </w:rPr>
      </w:pPr>
      <w:ins w:id="376" w:author="Unknown">
        <w:r w:rsidRPr="004325D9">
          <w:rPr>
            <w:rFonts w:ascii="Segoe UI" w:eastAsia="Times New Roman" w:hAnsi="Segoe UI" w:cs="Segoe UI"/>
            <w:color w:val="000000"/>
            <w:sz w:val="15"/>
            <w:szCs w:val="15"/>
            <w:lang w:eastAsia="en-IN"/>
          </w:rPr>
          <w:t> </w:t>
        </w:r>
      </w:ins>
    </w:p>
    <w:p w:rsidR="004325D9" w:rsidRPr="004325D9" w:rsidRDefault="004325D9" w:rsidP="004325D9">
      <w:pPr>
        <w:spacing w:after="0" w:line="240" w:lineRule="auto"/>
        <w:rPr>
          <w:ins w:id="377" w:author="Unknown"/>
          <w:rFonts w:ascii="Segoe UI" w:eastAsia="Times New Roman" w:hAnsi="Segoe UI" w:cs="Segoe UI"/>
          <w:color w:val="2B2B2B"/>
          <w:sz w:val="15"/>
          <w:szCs w:val="15"/>
          <w:lang w:eastAsia="en-IN"/>
        </w:rPr>
      </w:pPr>
      <w:ins w:id="378" w:author="Unknown">
        <w:r w:rsidRPr="004325D9">
          <w:rPr>
            <w:rFonts w:ascii="Segoe UI" w:eastAsia="Times New Roman" w:hAnsi="Segoe UI" w:cs="Segoe UI"/>
            <w:color w:val="2B2B2B"/>
            <w:sz w:val="15"/>
            <w:szCs w:val="15"/>
            <w:lang w:eastAsia="en-IN"/>
          </w:rPr>
          <w:lastRenderedPageBreak/>
          <w:t>Like the article? Please share on your social network. :)</w:t>
        </w:r>
      </w:ins>
    </w:p>
    <w:p w:rsidR="004325D9" w:rsidRPr="004325D9" w:rsidRDefault="004325D9" w:rsidP="004325D9">
      <w:pPr>
        <w:spacing w:after="0" w:line="240" w:lineRule="auto"/>
        <w:rPr>
          <w:ins w:id="379" w:author="Unknown"/>
          <w:rFonts w:ascii="Segoe UI" w:eastAsia="Times New Roman" w:hAnsi="Segoe UI" w:cs="Segoe UI"/>
          <w:color w:val="000000"/>
          <w:sz w:val="15"/>
          <w:szCs w:val="15"/>
          <w:lang w:eastAsia="en-IN"/>
        </w:rPr>
      </w:pPr>
      <w:r>
        <w:rPr>
          <w:rFonts w:ascii="Segoe UI" w:eastAsia="Times New Roman" w:hAnsi="Segoe UI" w:cs="Segoe UI"/>
          <w:b/>
          <w:bCs/>
          <w:noProof/>
          <w:color w:val="FFFFFF"/>
          <w:sz w:val="15"/>
          <w:szCs w:val="15"/>
          <w:shd w:val="clear" w:color="auto" w:fill="FFFFFF"/>
          <w:lang w:eastAsia="en-IN"/>
        </w:rPr>
        <w:drawing>
          <wp:inline distT="0" distB="0" distL="0" distR="0">
            <wp:extent cx="304800" cy="304800"/>
            <wp:effectExtent l="19050" t="0" r="0" b="0"/>
            <wp:docPr id="39" name="Picture 39" descr="https://holidify.com/images/social/fb-round.png">
              <a:hlinkClick xmlns:a="http://schemas.openxmlformats.org/drawingml/2006/main" r:id="rId60" tooltip="&quot;Share this post on Faceboo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holidify.com/images/social/fb-round.png">
                      <a:hlinkClick r:id="rId60" tooltip="&quot;Share this post on Facebook!&quot;"/>
                    </pic:cNvPr>
                    <pic:cNvPicPr>
                      <a:picLocks noChangeAspect="1" noChangeArrowheads="1"/>
                    </pic:cNvPicPr>
                  </pic:nvPicPr>
                  <pic:blipFill>
                    <a:blip r:embed="rId61"/>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Segoe UI" w:eastAsia="Times New Roman" w:hAnsi="Segoe UI" w:cs="Segoe UI"/>
          <w:b/>
          <w:bCs/>
          <w:noProof/>
          <w:color w:val="FFFFFF"/>
          <w:sz w:val="15"/>
          <w:szCs w:val="15"/>
          <w:shd w:val="clear" w:color="auto" w:fill="FFFFFF"/>
          <w:lang w:eastAsia="en-IN"/>
        </w:rPr>
        <w:drawing>
          <wp:inline distT="0" distB="0" distL="0" distR="0">
            <wp:extent cx="304800" cy="304800"/>
            <wp:effectExtent l="19050" t="0" r="0" b="0"/>
            <wp:docPr id="40" name="Picture 40" descr="https://holidify.com/images/social/twitter-round.png?v=1.1">
              <a:hlinkClick xmlns:a="http://schemas.openxmlformats.org/drawingml/2006/main" r:id="rId62" tgtFrame="&quot;_blank&quot;" tooltip="&quot;Share this post on Twit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holidify.com/images/social/twitter-round.png?v=1.1">
                      <a:hlinkClick r:id="rId62" tgtFrame="&quot;_blank&quot;" tooltip="&quot;Share this post on Twitter!&quot;"/>
                    </pic:cNvPr>
                    <pic:cNvPicPr>
                      <a:picLocks noChangeAspect="1" noChangeArrowheads="1"/>
                    </pic:cNvPicPr>
                  </pic:nvPicPr>
                  <pic:blipFill>
                    <a:blip r:embed="rId63"/>
                    <a:srcRect/>
                    <a:stretch>
                      <a:fillRect/>
                    </a:stretch>
                  </pic:blipFill>
                  <pic:spPr bwMode="auto">
                    <a:xfrm>
                      <a:off x="0" y="0"/>
                      <a:ext cx="304800" cy="304800"/>
                    </a:xfrm>
                    <a:prstGeom prst="rect">
                      <a:avLst/>
                    </a:prstGeom>
                    <a:noFill/>
                    <a:ln w="9525">
                      <a:noFill/>
                      <a:miter lim="800000"/>
                      <a:headEnd/>
                      <a:tailEnd/>
                    </a:ln>
                  </pic:spPr>
                </pic:pic>
              </a:graphicData>
            </a:graphic>
          </wp:inline>
        </w:drawing>
      </w:r>
      <w:ins w:id="380"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"https://www.holidify.com/custom-package/?utm_source=blog&amp;utm_medium=footer&amp;utm_campaign=test"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b/>
            <w:bCs/>
            <w:color w:val="FFFFFF"/>
            <w:sz w:val="15"/>
            <w:u w:val="single"/>
            <w:lang w:eastAsia="en-IN"/>
          </w:rPr>
          <w:t>Get a Package</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spacing w:before="100" w:beforeAutospacing="1" w:after="100" w:afterAutospacing="1" w:line="350" w:lineRule="atLeast"/>
        <w:jc w:val="both"/>
        <w:outlineLvl w:val="2"/>
        <w:rPr>
          <w:ins w:id="381" w:author="Unknown"/>
          <w:rFonts w:ascii="Arial" w:eastAsia="Times New Roman" w:hAnsi="Arial" w:cs="Arial"/>
          <w:color w:val="000000"/>
          <w:sz w:val="32"/>
          <w:szCs w:val="32"/>
          <w:lang w:eastAsia="en-IN"/>
        </w:rPr>
      </w:pPr>
      <w:ins w:id="382" w:author="Unknown">
        <w:r w:rsidRPr="004325D9">
          <w:rPr>
            <w:rFonts w:ascii="Arial" w:eastAsia="Times New Roman" w:hAnsi="Arial" w:cs="Arial"/>
            <w:color w:val="000000"/>
            <w:sz w:val="32"/>
            <w:szCs w:val="32"/>
            <w:lang w:eastAsia="en-IN"/>
          </w:rPr>
          <w:t>Similar Posts That You Might Like</w:t>
        </w:r>
      </w:ins>
    </w:p>
    <w:p w:rsidR="004325D9" w:rsidRPr="004325D9" w:rsidRDefault="004325D9" w:rsidP="004325D9">
      <w:pPr>
        <w:numPr>
          <w:ilvl w:val="0"/>
          <w:numId w:val="2"/>
        </w:numPr>
        <w:spacing w:before="100" w:beforeAutospacing="1" w:after="100" w:afterAutospacing="1" w:line="240" w:lineRule="auto"/>
        <w:jc w:val="both"/>
        <w:rPr>
          <w:ins w:id="383" w:author="Unknown"/>
          <w:rFonts w:ascii="Segoe UI" w:eastAsia="Times New Roman" w:hAnsi="Segoe UI" w:cs="Segoe UI"/>
          <w:color w:val="000000"/>
          <w:sz w:val="15"/>
          <w:szCs w:val="15"/>
          <w:lang w:eastAsia="en-IN"/>
        </w:rPr>
      </w:pPr>
      <w:r>
        <w:rPr>
          <w:rFonts w:ascii="Segoe UI" w:eastAsia="Times New Roman" w:hAnsi="Segoe UI" w:cs="Segoe UI"/>
          <w:noProof/>
          <w:color w:val="F86960"/>
          <w:sz w:val="15"/>
          <w:szCs w:val="15"/>
          <w:lang w:eastAsia="en-IN"/>
        </w:rPr>
        <w:drawing>
          <wp:inline distT="0" distB="0" distL="0" distR="0">
            <wp:extent cx="1428750" cy="1428750"/>
            <wp:effectExtent l="19050" t="0" r="0" b="0"/>
            <wp:docPr id="41" name="Picture 41" descr="Bhangarh Fort &gt; Story Behind The Haunted Fort Perfect For short Trip ">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hangarh Fort &gt; Story Behind The Haunted Fort Perfect For short Trip ">
                      <a:hlinkClick r:id="rId64"/>
                    </pic:cNvPr>
                    <pic:cNvPicPr>
                      <a:picLocks noChangeAspect="1" noChangeArrowheads="1"/>
                    </pic:cNvPicPr>
                  </pic:nvPicPr>
                  <pic:blipFill>
                    <a:blip r:embed="rId65"/>
                    <a:srcRect/>
                    <a:stretch>
                      <a:fillRect/>
                    </a:stretch>
                  </pic:blipFill>
                  <pic:spPr bwMode="auto">
                    <a:xfrm>
                      <a:off x="0" y="0"/>
                      <a:ext cx="1428750" cy="1428750"/>
                    </a:xfrm>
                    <a:prstGeom prst="rect">
                      <a:avLst/>
                    </a:prstGeom>
                    <a:noFill/>
                    <a:ln w="9525">
                      <a:noFill/>
                      <a:miter lim="800000"/>
                      <a:headEnd/>
                      <a:tailEnd/>
                    </a:ln>
                  </pic:spPr>
                </pic:pic>
              </a:graphicData>
            </a:graphic>
          </wp:inline>
        </w:drawing>
      </w:r>
      <w:ins w:id="384"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"https://www.holidify.com/blog/bhangarh-fort-haunted/"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F86960"/>
            <w:sz w:val="15"/>
            <w:u w:val="single"/>
            <w:lang w:eastAsia="en-IN"/>
          </w:rPr>
          <w:t>Bhangarh Fort &gt; Story Behind The Haunted Fort Perfect For short Trip</w:t>
        </w:r>
        <w:r w:rsidRPr="004325D9">
          <w:rPr>
            <w:rFonts w:ascii="Segoe UI" w:eastAsia="Times New Roman" w:hAnsi="Segoe UI" w:cs="Segoe UI"/>
            <w:color w:val="000000"/>
            <w:sz w:val="15"/>
            <w:szCs w:val="15"/>
            <w:lang w:eastAsia="en-IN"/>
          </w:rPr>
          <w:fldChar w:fldCharType="end"/>
        </w:r>
        <w:r w:rsidRPr="004325D9">
          <w:rPr>
            <w:rFonts w:ascii="Segoe UI" w:eastAsia="Times New Roman" w:hAnsi="Segoe UI" w:cs="Segoe UI"/>
            <w:color w:val="000000"/>
            <w:sz w:val="12"/>
            <w:szCs w:val="12"/>
            <w:lang w:eastAsia="en-IN"/>
          </w:rPr>
          <w:t>Located at the border of the Sariska Tiger Reserve in […]</w:t>
        </w:r>
      </w:ins>
    </w:p>
    <w:p w:rsidR="004325D9" w:rsidRPr="004325D9" w:rsidRDefault="004325D9" w:rsidP="004325D9">
      <w:pPr>
        <w:numPr>
          <w:ilvl w:val="0"/>
          <w:numId w:val="2"/>
        </w:numPr>
        <w:spacing w:before="100" w:beforeAutospacing="1" w:after="100" w:afterAutospacing="1" w:line="240" w:lineRule="auto"/>
        <w:jc w:val="both"/>
        <w:rPr>
          <w:ins w:id="385" w:author="Unknown"/>
          <w:rFonts w:ascii="Segoe UI" w:eastAsia="Times New Roman" w:hAnsi="Segoe UI" w:cs="Segoe UI"/>
          <w:color w:val="000000"/>
          <w:sz w:val="15"/>
          <w:szCs w:val="15"/>
          <w:lang w:eastAsia="en-IN"/>
        </w:rPr>
      </w:pPr>
      <w:r>
        <w:rPr>
          <w:rFonts w:ascii="Segoe UI" w:eastAsia="Times New Roman" w:hAnsi="Segoe UI" w:cs="Segoe UI"/>
          <w:noProof/>
          <w:color w:val="F86960"/>
          <w:sz w:val="15"/>
          <w:szCs w:val="15"/>
          <w:lang w:eastAsia="en-IN"/>
        </w:rPr>
        <w:drawing>
          <wp:inline distT="0" distB="0" distL="0" distR="0">
            <wp:extent cx="1428750" cy="1428750"/>
            <wp:effectExtent l="19050" t="0" r="0" b="0"/>
            <wp:docPr id="42" name="Picture 42" descr="Haunted Places in Pune | Real Ghost Stories">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aunted Places in Pune | Real Ghost Stories">
                      <a:hlinkClick r:id="rId66"/>
                    </pic:cNvPr>
                    <pic:cNvPicPr>
                      <a:picLocks noChangeAspect="1" noChangeArrowheads="1"/>
                    </pic:cNvPicPr>
                  </pic:nvPicPr>
                  <pic:blipFill>
                    <a:blip r:embed="rId67"/>
                    <a:srcRect/>
                    <a:stretch>
                      <a:fillRect/>
                    </a:stretch>
                  </pic:blipFill>
                  <pic:spPr bwMode="auto">
                    <a:xfrm>
                      <a:off x="0" y="0"/>
                      <a:ext cx="1428750" cy="1428750"/>
                    </a:xfrm>
                    <a:prstGeom prst="rect">
                      <a:avLst/>
                    </a:prstGeom>
                    <a:noFill/>
                    <a:ln w="9525">
                      <a:noFill/>
                      <a:miter lim="800000"/>
                      <a:headEnd/>
                      <a:tailEnd/>
                    </a:ln>
                  </pic:spPr>
                </pic:pic>
              </a:graphicData>
            </a:graphic>
          </wp:inline>
        </w:drawing>
      </w:r>
      <w:ins w:id="386"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"https://www.holidify.com/blog/haunted-places-in-pune/"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F86960"/>
            <w:sz w:val="15"/>
            <w:u w:val="single"/>
            <w:lang w:eastAsia="en-IN"/>
          </w:rPr>
          <w:t>Haunted Places in Pune | Real Ghost Stories</w:t>
        </w:r>
        <w:r w:rsidRPr="004325D9">
          <w:rPr>
            <w:rFonts w:ascii="Segoe UI" w:eastAsia="Times New Roman" w:hAnsi="Segoe UI" w:cs="Segoe UI"/>
            <w:color w:val="000000"/>
            <w:sz w:val="15"/>
            <w:szCs w:val="15"/>
            <w:lang w:eastAsia="en-IN"/>
          </w:rPr>
          <w:fldChar w:fldCharType="end"/>
        </w:r>
        <w:r w:rsidRPr="004325D9">
          <w:rPr>
            <w:rFonts w:ascii="Segoe UI" w:eastAsia="Times New Roman" w:hAnsi="Segoe UI" w:cs="Segoe UI"/>
            <w:color w:val="000000"/>
            <w:sz w:val="12"/>
            <w:szCs w:val="12"/>
            <w:lang w:eastAsia="en-IN"/>
          </w:rPr>
          <w:t>Dark, spooky, mysterious, mythical or the […]</w:t>
        </w:r>
      </w:ins>
    </w:p>
    <w:p w:rsidR="004325D9" w:rsidRPr="004325D9" w:rsidRDefault="004325D9" w:rsidP="004325D9">
      <w:pPr>
        <w:numPr>
          <w:ilvl w:val="0"/>
          <w:numId w:val="2"/>
        </w:numPr>
        <w:spacing w:before="100" w:beforeAutospacing="1" w:after="100" w:afterAutospacing="1" w:line="240" w:lineRule="auto"/>
        <w:jc w:val="both"/>
        <w:rPr>
          <w:ins w:id="387" w:author="Unknown"/>
          <w:rFonts w:ascii="Segoe UI" w:eastAsia="Times New Roman" w:hAnsi="Segoe UI" w:cs="Segoe UI"/>
          <w:color w:val="000000"/>
          <w:sz w:val="15"/>
          <w:szCs w:val="15"/>
          <w:lang w:eastAsia="en-IN"/>
        </w:rPr>
      </w:pPr>
      <w:r>
        <w:rPr>
          <w:rFonts w:ascii="Segoe UI" w:eastAsia="Times New Roman" w:hAnsi="Segoe UI" w:cs="Segoe UI"/>
          <w:noProof/>
          <w:color w:val="F86960"/>
          <w:sz w:val="15"/>
          <w:szCs w:val="15"/>
          <w:lang w:eastAsia="en-IN"/>
        </w:rPr>
        <w:drawing>
          <wp:inline distT="0" distB="0" distL="0" distR="0">
            <wp:extent cx="1428750" cy="1428750"/>
            <wp:effectExtent l="19050" t="0" r="0" b="0"/>
            <wp:docPr id="43" name="Picture 43" descr="15 Haunted Places in Delhi | Real Ghost Stories">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5 Haunted Places in Delhi | Real Ghost Stories">
                      <a:hlinkClick r:id="rId68"/>
                    </pic:cNvPr>
                    <pic:cNvPicPr>
                      <a:picLocks noChangeAspect="1" noChangeArrowheads="1"/>
                    </pic:cNvPicPr>
                  </pic:nvPicPr>
                  <pic:blipFill>
                    <a:blip r:embed="rId69"/>
                    <a:srcRect/>
                    <a:stretch>
                      <a:fillRect/>
                    </a:stretch>
                  </pic:blipFill>
                  <pic:spPr bwMode="auto">
                    <a:xfrm>
                      <a:off x="0" y="0"/>
                      <a:ext cx="1428750" cy="1428750"/>
                    </a:xfrm>
                    <a:prstGeom prst="rect">
                      <a:avLst/>
                    </a:prstGeom>
                    <a:noFill/>
                    <a:ln w="9525">
                      <a:noFill/>
                      <a:miter lim="800000"/>
                      <a:headEnd/>
                      <a:tailEnd/>
                    </a:ln>
                  </pic:spPr>
                </pic:pic>
              </a:graphicData>
            </a:graphic>
          </wp:inline>
        </w:drawing>
      </w:r>
      <w:ins w:id="388"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"https://www.holidify.com/blog/haunted-places-in-delhi/"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F86960"/>
            <w:sz w:val="15"/>
            <w:u w:val="single"/>
            <w:lang w:eastAsia="en-IN"/>
          </w:rPr>
          <w:t>15 Haunted Places in Delhi | Real Ghost Stories</w:t>
        </w:r>
        <w:r w:rsidRPr="004325D9">
          <w:rPr>
            <w:rFonts w:ascii="Segoe UI" w:eastAsia="Times New Roman" w:hAnsi="Segoe UI" w:cs="Segoe UI"/>
            <w:color w:val="000000"/>
            <w:sz w:val="15"/>
            <w:szCs w:val="15"/>
            <w:lang w:eastAsia="en-IN"/>
          </w:rPr>
          <w:fldChar w:fldCharType="end"/>
        </w:r>
        <w:r w:rsidRPr="004325D9">
          <w:rPr>
            <w:rFonts w:ascii="Segoe UI" w:eastAsia="Times New Roman" w:hAnsi="Segoe UI" w:cs="Segoe UI"/>
            <w:color w:val="000000"/>
            <w:sz w:val="12"/>
            <w:szCs w:val="12"/>
            <w:lang w:eastAsia="en-IN"/>
          </w:rPr>
          <w:t>“I asked my soul: What is Delhi? She replied: The […]</w:t>
        </w:r>
      </w:ins>
    </w:p>
    <w:p w:rsidR="004325D9" w:rsidRPr="004325D9" w:rsidRDefault="004325D9" w:rsidP="004325D9">
      <w:pPr>
        <w:numPr>
          <w:ilvl w:val="0"/>
          <w:numId w:val="2"/>
        </w:numPr>
        <w:spacing w:before="100" w:beforeAutospacing="1" w:after="100" w:afterAutospacing="1" w:line="240" w:lineRule="auto"/>
        <w:jc w:val="both"/>
        <w:rPr>
          <w:ins w:id="389" w:author="Unknown"/>
          <w:rFonts w:ascii="Segoe UI" w:eastAsia="Times New Roman" w:hAnsi="Segoe UI" w:cs="Segoe UI"/>
          <w:color w:val="000000"/>
          <w:sz w:val="15"/>
          <w:szCs w:val="15"/>
          <w:lang w:eastAsia="en-IN"/>
        </w:rPr>
      </w:pPr>
      <w:r>
        <w:rPr>
          <w:rFonts w:ascii="Segoe UI" w:eastAsia="Times New Roman" w:hAnsi="Segoe UI" w:cs="Segoe UI"/>
          <w:noProof/>
          <w:color w:val="F86960"/>
          <w:sz w:val="15"/>
          <w:szCs w:val="15"/>
          <w:lang w:eastAsia="en-IN"/>
        </w:rPr>
        <w:drawing>
          <wp:inline distT="0" distB="0" distL="0" distR="0">
            <wp:extent cx="1428750" cy="1428750"/>
            <wp:effectExtent l="19050" t="0" r="0" b="0"/>
            <wp:docPr id="44" name="Picture 44" descr="Story of De Monte Colony in Chennai Will Give You Chills!">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ory of De Monte Colony in Chennai Will Give You Chills!">
                      <a:hlinkClick r:id="rId70"/>
                    </pic:cNvPr>
                    <pic:cNvPicPr>
                      <a:picLocks noChangeAspect="1" noChangeArrowheads="1"/>
                    </pic:cNvPicPr>
                  </pic:nvPicPr>
                  <pic:blipFill>
                    <a:blip r:embed="rId71"/>
                    <a:srcRect/>
                    <a:stretch>
                      <a:fillRect/>
                    </a:stretch>
                  </pic:blipFill>
                  <pic:spPr bwMode="auto">
                    <a:xfrm>
                      <a:off x="0" y="0"/>
                      <a:ext cx="1428750" cy="1428750"/>
                    </a:xfrm>
                    <a:prstGeom prst="rect">
                      <a:avLst/>
                    </a:prstGeom>
                    <a:noFill/>
                    <a:ln w="9525">
                      <a:noFill/>
                      <a:miter lim="800000"/>
                      <a:headEnd/>
                      <a:tailEnd/>
                    </a:ln>
                  </pic:spPr>
                </pic:pic>
              </a:graphicData>
            </a:graphic>
          </wp:inline>
        </w:drawing>
      </w:r>
      <w:ins w:id="390"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"https://www.holidify.com/blog/de-monte-colony-chennai/"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F86960"/>
            <w:sz w:val="15"/>
            <w:u w:val="single"/>
            <w:lang w:eastAsia="en-IN"/>
          </w:rPr>
          <w:t>Story of De Monte Colony in Chennai Will Give You Chills!</w:t>
        </w:r>
        <w:r w:rsidRPr="004325D9">
          <w:rPr>
            <w:rFonts w:ascii="Segoe UI" w:eastAsia="Times New Roman" w:hAnsi="Segoe UI" w:cs="Segoe UI"/>
            <w:color w:val="000000"/>
            <w:sz w:val="15"/>
            <w:szCs w:val="15"/>
            <w:lang w:eastAsia="en-IN"/>
          </w:rPr>
          <w:fldChar w:fldCharType="end"/>
        </w:r>
        <w:r w:rsidRPr="004325D9">
          <w:rPr>
            <w:rFonts w:ascii="Segoe UI" w:eastAsia="Times New Roman" w:hAnsi="Segoe UI" w:cs="Segoe UI"/>
            <w:color w:val="000000"/>
            <w:sz w:val="12"/>
            <w:szCs w:val="12"/>
            <w:lang w:eastAsia="en-IN"/>
          </w:rPr>
          <w:t>Everyone around (well, almost everyone) loves […]</w:t>
        </w:r>
      </w:ins>
    </w:p>
    <w:p w:rsidR="004325D9" w:rsidRPr="004325D9" w:rsidRDefault="004325D9" w:rsidP="004325D9">
      <w:pPr>
        <w:numPr>
          <w:ilvl w:val="0"/>
          <w:numId w:val="2"/>
        </w:numPr>
        <w:spacing w:before="100" w:beforeAutospacing="1" w:after="100" w:afterAutospacing="1" w:line="240" w:lineRule="auto"/>
        <w:jc w:val="both"/>
        <w:rPr>
          <w:ins w:id="391" w:author="Unknown"/>
          <w:rFonts w:ascii="Segoe UI" w:eastAsia="Times New Roman" w:hAnsi="Segoe UI" w:cs="Segoe UI"/>
          <w:color w:val="000000"/>
          <w:sz w:val="15"/>
          <w:szCs w:val="15"/>
          <w:lang w:eastAsia="en-IN"/>
        </w:rPr>
      </w:pPr>
      <w:r>
        <w:rPr>
          <w:rFonts w:ascii="Segoe UI" w:eastAsia="Times New Roman" w:hAnsi="Segoe UI" w:cs="Segoe UI"/>
          <w:noProof/>
          <w:color w:val="F86960"/>
          <w:sz w:val="15"/>
          <w:szCs w:val="15"/>
          <w:lang w:eastAsia="en-IN"/>
        </w:rPr>
        <w:drawing>
          <wp:inline distT="0" distB="0" distL="0" distR="0">
            <wp:extent cx="1428750" cy="1428750"/>
            <wp:effectExtent l="19050" t="0" r="0" b="0"/>
            <wp:docPr id="45" name="Picture 45" descr="Haunted Places In Kolkata | 12 Real Ghost Stories">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aunted Places In Kolkata | 12 Real Ghost Stories">
                      <a:hlinkClick r:id="rId72"/>
                    </pic:cNvPr>
                    <pic:cNvPicPr>
                      <a:picLocks noChangeAspect="1" noChangeArrowheads="1"/>
                    </pic:cNvPicPr>
                  </pic:nvPicPr>
                  <pic:blipFill>
                    <a:blip r:embed="rId73"/>
                    <a:srcRect/>
                    <a:stretch>
                      <a:fillRect/>
                    </a:stretch>
                  </pic:blipFill>
                  <pic:spPr bwMode="auto">
                    <a:xfrm>
                      <a:off x="0" y="0"/>
                      <a:ext cx="1428750" cy="1428750"/>
                    </a:xfrm>
                    <a:prstGeom prst="rect">
                      <a:avLst/>
                    </a:prstGeom>
                    <a:noFill/>
                    <a:ln w="9525">
                      <a:noFill/>
                      <a:miter lim="800000"/>
                      <a:headEnd/>
                      <a:tailEnd/>
                    </a:ln>
                  </pic:spPr>
                </pic:pic>
              </a:graphicData>
            </a:graphic>
          </wp:inline>
        </w:drawing>
      </w:r>
      <w:ins w:id="392"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"https://www.holidify.com/blog/haunted-places-in-kolkata/"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F86960"/>
            <w:sz w:val="15"/>
            <w:u w:val="single"/>
            <w:lang w:eastAsia="en-IN"/>
          </w:rPr>
          <w:t>Haunted Places In Kolkata | 12 Real Ghost Stories</w:t>
        </w:r>
        <w:r w:rsidRPr="004325D9">
          <w:rPr>
            <w:rFonts w:ascii="Segoe UI" w:eastAsia="Times New Roman" w:hAnsi="Segoe UI" w:cs="Segoe UI"/>
            <w:color w:val="000000"/>
            <w:sz w:val="15"/>
            <w:szCs w:val="15"/>
            <w:lang w:eastAsia="en-IN"/>
          </w:rPr>
          <w:fldChar w:fldCharType="end"/>
        </w:r>
        <w:r w:rsidRPr="004325D9">
          <w:rPr>
            <w:rFonts w:ascii="Segoe UI" w:eastAsia="Times New Roman" w:hAnsi="Segoe UI" w:cs="Segoe UI"/>
            <w:color w:val="000000"/>
            <w:sz w:val="12"/>
            <w:szCs w:val="12"/>
            <w:lang w:eastAsia="en-IN"/>
          </w:rPr>
          <w:t>Ghosts, spirits and paranormal activities are […]</w:t>
        </w:r>
      </w:ins>
    </w:p>
    <w:p w:rsidR="004325D9" w:rsidRPr="004325D9" w:rsidRDefault="004325D9" w:rsidP="004325D9">
      <w:pPr>
        <w:numPr>
          <w:ilvl w:val="0"/>
          <w:numId w:val="2"/>
        </w:numPr>
        <w:spacing w:before="100" w:beforeAutospacing="1" w:after="100" w:afterAutospacing="1" w:line="240" w:lineRule="auto"/>
        <w:jc w:val="both"/>
        <w:rPr>
          <w:ins w:id="393" w:author="Unknown"/>
          <w:rFonts w:ascii="Segoe UI" w:eastAsia="Times New Roman" w:hAnsi="Segoe UI" w:cs="Segoe UI"/>
          <w:color w:val="000000"/>
          <w:sz w:val="15"/>
          <w:szCs w:val="15"/>
          <w:lang w:eastAsia="en-IN"/>
        </w:rPr>
      </w:pPr>
      <w:r>
        <w:rPr>
          <w:rFonts w:ascii="Segoe UI" w:eastAsia="Times New Roman" w:hAnsi="Segoe UI" w:cs="Segoe UI"/>
          <w:noProof/>
          <w:color w:val="F86960"/>
          <w:sz w:val="15"/>
          <w:szCs w:val="15"/>
          <w:lang w:eastAsia="en-IN"/>
        </w:rPr>
        <w:lastRenderedPageBreak/>
        <w:drawing>
          <wp:inline distT="0" distB="0" distL="0" distR="0">
            <wp:extent cx="1428750" cy="1428750"/>
            <wp:effectExtent l="19050" t="0" r="0" b="0"/>
            <wp:docPr id="46" name="Picture 46" descr="Haunted Places in Mumbai | Real Ghost Stories">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aunted Places in Mumbai | Real Ghost Stories">
                      <a:hlinkClick r:id="rId74"/>
                    </pic:cNvPr>
                    <pic:cNvPicPr>
                      <a:picLocks noChangeAspect="1" noChangeArrowheads="1"/>
                    </pic:cNvPicPr>
                  </pic:nvPicPr>
                  <pic:blipFill>
                    <a:blip r:embed="rId75"/>
                    <a:srcRect/>
                    <a:stretch>
                      <a:fillRect/>
                    </a:stretch>
                  </pic:blipFill>
                  <pic:spPr bwMode="auto">
                    <a:xfrm>
                      <a:off x="0" y="0"/>
                      <a:ext cx="1428750" cy="1428750"/>
                    </a:xfrm>
                    <a:prstGeom prst="rect">
                      <a:avLst/>
                    </a:prstGeom>
                    <a:noFill/>
                    <a:ln w="9525">
                      <a:noFill/>
                      <a:miter lim="800000"/>
                      <a:headEnd/>
                      <a:tailEnd/>
                    </a:ln>
                  </pic:spPr>
                </pic:pic>
              </a:graphicData>
            </a:graphic>
          </wp:inline>
        </w:drawing>
      </w:r>
      <w:ins w:id="394"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"https://www.holidify.com/blog/haunted-places-in-mumbai/"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F86960"/>
            <w:sz w:val="15"/>
            <w:u w:val="single"/>
            <w:lang w:eastAsia="en-IN"/>
          </w:rPr>
          <w:t>Haunted Places in Mumbai | Real Ghost Stories</w:t>
        </w:r>
        <w:r w:rsidRPr="004325D9">
          <w:rPr>
            <w:rFonts w:ascii="Segoe UI" w:eastAsia="Times New Roman" w:hAnsi="Segoe UI" w:cs="Segoe UI"/>
            <w:color w:val="000000"/>
            <w:sz w:val="15"/>
            <w:szCs w:val="15"/>
            <w:lang w:eastAsia="en-IN"/>
          </w:rPr>
          <w:fldChar w:fldCharType="end"/>
        </w:r>
        <w:r w:rsidRPr="004325D9">
          <w:rPr>
            <w:rFonts w:ascii="Segoe UI" w:eastAsia="Times New Roman" w:hAnsi="Segoe UI" w:cs="Segoe UI"/>
            <w:color w:val="000000"/>
            <w:sz w:val="12"/>
            <w:szCs w:val="12"/>
            <w:lang w:eastAsia="en-IN"/>
          </w:rPr>
          <w:t>Mumbai! The city of dreams and the city of gold is […]</w:t>
        </w:r>
      </w:ins>
    </w:p>
    <w:p w:rsidR="004325D9" w:rsidRPr="004325D9" w:rsidRDefault="004325D9" w:rsidP="004325D9">
      <w:pPr>
        <w:shd w:val="clear" w:color="auto" w:fill="F5F5F5"/>
        <w:spacing w:after="0" w:line="240" w:lineRule="auto"/>
        <w:jc w:val="both"/>
        <w:rPr>
          <w:ins w:id="395" w:author="Unknown"/>
          <w:rFonts w:ascii="Segoe UI" w:eastAsia="Times New Roman" w:hAnsi="Segoe UI" w:cs="Segoe UI"/>
          <w:color w:val="000000"/>
          <w:sz w:val="15"/>
          <w:szCs w:val="15"/>
          <w:lang w:eastAsia="en-IN"/>
        </w:rPr>
      </w:pPr>
      <w:r>
        <w:rPr>
          <w:rFonts w:ascii="Segoe UI" w:eastAsia="Times New Roman" w:hAnsi="Segoe UI" w:cs="Segoe UI"/>
          <w:noProof/>
          <w:color w:val="000000"/>
          <w:sz w:val="15"/>
          <w:szCs w:val="15"/>
          <w:lang w:eastAsia="en-IN"/>
        </w:rPr>
        <w:drawing>
          <wp:inline distT="0" distB="0" distL="0" distR="0">
            <wp:extent cx="571500" cy="571500"/>
            <wp:effectExtent l="19050" t="0" r="0" b="0"/>
            <wp:docPr id="47" name="Picture 47" descr="https://www.holidify.com/blog/wp-content/uploads/2013/06/mini-logo-peach-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holidify.com/blog/wp-content/uploads/2013/06/mini-logo-peach-150x150.png"/>
                    <pic:cNvPicPr>
                      <a:picLocks noChangeAspect="1" noChangeArrowheads="1"/>
                    </pic:cNvPicPr>
                  </pic:nvPicPr>
                  <pic:blipFill>
                    <a:blip r:embed="rId76"/>
                    <a:srcRect/>
                    <a:stretch>
                      <a:fillRect/>
                    </a:stretch>
                  </pic:blipFill>
                  <pic:spPr bwMode="auto">
                    <a:xfrm>
                      <a:off x="0" y="0"/>
                      <a:ext cx="571500" cy="571500"/>
                    </a:xfrm>
                    <a:prstGeom prst="rect">
                      <a:avLst/>
                    </a:prstGeom>
                    <a:noFill/>
                    <a:ln w="9525">
                      <a:noFill/>
                      <a:miter lim="800000"/>
                      <a:headEnd/>
                      <a:tailEnd/>
                    </a:ln>
                  </pic:spPr>
                </pic:pic>
              </a:graphicData>
            </a:graphic>
          </wp:inline>
        </w:drawing>
      </w:r>
    </w:p>
    <w:p w:rsidR="004325D9" w:rsidRPr="004325D9" w:rsidRDefault="004325D9" w:rsidP="004325D9">
      <w:pPr>
        <w:shd w:val="clear" w:color="auto" w:fill="F5F5F5"/>
        <w:spacing w:after="0" w:line="330" w:lineRule="atLeast"/>
        <w:jc w:val="both"/>
        <w:outlineLvl w:val="3"/>
        <w:rPr>
          <w:ins w:id="396" w:author="Unknown"/>
          <w:rFonts w:ascii="Arial" w:eastAsia="Times New Roman" w:hAnsi="Arial" w:cs="Arial"/>
          <w:b/>
          <w:bCs/>
          <w:color w:val="000000"/>
          <w:sz w:val="28"/>
          <w:szCs w:val="28"/>
          <w:lang w:eastAsia="en-IN"/>
        </w:rPr>
      </w:pPr>
      <w:ins w:id="397" w:author="Unknown">
        <w:r w:rsidRPr="004325D9">
          <w:rPr>
            <w:rFonts w:ascii="Arial" w:eastAsia="Times New Roman" w:hAnsi="Arial" w:cs="Arial"/>
            <w:b/>
            <w:bCs/>
            <w:color w:val="000000"/>
            <w:sz w:val="28"/>
            <w:szCs w:val="28"/>
            <w:lang w:eastAsia="en-IN"/>
          </w:rPr>
          <w:t>About </w:t>
        </w:r>
        <w:r w:rsidRPr="004325D9">
          <w:rPr>
            <w:rFonts w:ascii="Arial" w:eastAsia="Times New Roman" w:hAnsi="Arial" w:cs="Arial"/>
            <w:b/>
            <w:bCs/>
            <w:color w:val="000000"/>
            <w:sz w:val="28"/>
            <w:szCs w:val="28"/>
            <w:lang w:eastAsia="en-IN"/>
          </w:rPr>
          <w:fldChar w:fldCharType="begin"/>
        </w:r>
        <w:r w:rsidRPr="004325D9">
          <w:rPr>
            <w:rFonts w:ascii="Arial" w:eastAsia="Times New Roman" w:hAnsi="Arial" w:cs="Arial"/>
            <w:b/>
            <w:bCs/>
            <w:color w:val="000000"/>
            <w:sz w:val="28"/>
            <w:szCs w:val="28"/>
            <w:lang w:eastAsia="en-IN"/>
          </w:rPr>
          <w:instrText xml:space="preserve"> HYPERLINK "https://www.holidify.com/blog/author/kovidkapoor/" </w:instrText>
        </w:r>
        <w:r w:rsidRPr="004325D9">
          <w:rPr>
            <w:rFonts w:ascii="Arial" w:eastAsia="Times New Roman" w:hAnsi="Arial" w:cs="Arial"/>
            <w:b/>
            <w:bCs/>
            <w:color w:val="000000"/>
            <w:sz w:val="28"/>
            <w:szCs w:val="28"/>
            <w:lang w:eastAsia="en-IN"/>
          </w:rPr>
          <w:fldChar w:fldCharType="separate"/>
        </w:r>
        <w:r w:rsidRPr="004325D9">
          <w:rPr>
            <w:rFonts w:ascii="Arial" w:eastAsia="Times New Roman" w:hAnsi="Arial" w:cs="Arial"/>
            <w:b/>
            <w:bCs/>
            <w:color w:val="F86960"/>
            <w:sz w:val="28"/>
            <w:u w:val="single"/>
            <w:lang w:eastAsia="en-IN"/>
          </w:rPr>
          <w:t>Holidify.com</w:t>
        </w:r>
        <w:r w:rsidRPr="004325D9">
          <w:rPr>
            <w:rFonts w:ascii="Arial" w:eastAsia="Times New Roman" w:hAnsi="Arial" w:cs="Arial"/>
            <w:b/>
            <w:bCs/>
            <w:color w:val="000000"/>
            <w:sz w:val="28"/>
            <w:szCs w:val="28"/>
            <w:lang w:eastAsia="en-IN"/>
          </w:rPr>
          <w:fldChar w:fldCharType="end"/>
        </w:r>
      </w:ins>
    </w:p>
    <w:p w:rsidR="004325D9" w:rsidRPr="004325D9" w:rsidRDefault="004325D9" w:rsidP="004325D9">
      <w:pPr>
        <w:shd w:val="clear" w:color="auto" w:fill="F5F5F5"/>
        <w:spacing w:line="240" w:lineRule="auto"/>
        <w:jc w:val="both"/>
        <w:rPr>
          <w:ins w:id="398" w:author="Unknown"/>
          <w:rFonts w:ascii="Segoe UI" w:eastAsia="Times New Roman" w:hAnsi="Segoe UI" w:cs="Segoe UI"/>
          <w:color w:val="000000"/>
          <w:sz w:val="15"/>
          <w:szCs w:val="15"/>
          <w:lang w:eastAsia="en-IN"/>
        </w:rPr>
      </w:pPr>
      <w:ins w:id="399"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"https://play.google.com/store/apps/details?id=com.holidify.andorid.app.holidify&amp;referrer=utm_source%3Dblog%26utm_medium%3Dauthor_profile"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0090D3"/>
            <w:sz w:val="15"/>
            <w:u w:val="single"/>
            <w:lang w:eastAsia="en-IN"/>
          </w:rPr>
          <w:t>Holidify.com</w:t>
        </w:r>
        <w:r w:rsidRPr="004325D9">
          <w:rPr>
            <w:rFonts w:ascii="Segoe UI" w:eastAsia="Times New Roman" w:hAnsi="Segoe UI" w:cs="Segoe UI"/>
            <w:color w:val="000000"/>
            <w:sz w:val="15"/>
            <w:szCs w:val="15"/>
            <w:lang w:eastAsia="en-IN"/>
          </w:rPr>
          <w:fldChar w:fldCharType="end"/>
        </w:r>
        <w:r w:rsidRPr="004325D9">
          <w:rPr>
            <w:rFonts w:ascii="Segoe UI" w:eastAsia="Times New Roman" w:hAnsi="Segoe UI" w:cs="Segoe UI"/>
            <w:color w:val="000000"/>
            <w:sz w:val="15"/>
            <w:szCs w:val="15"/>
            <w:lang w:eastAsia="en-IN"/>
          </w:rPr>
          <w:t> is the Highest Rated Travel App in India used to find holiday ideas. Download the app </w:t>
        </w:r>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"https://play.google.com/store/apps/details?id=com.holidify.andorid.app.holidify&amp;referrer=utm_source%3Dblog%26utm_medium%3Dauthor_profile"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0090D3"/>
            <w:sz w:val="15"/>
            <w:u w:val="single"/>
            <w:lang w:eastAsia="en-IN"/>
          </w:rPr>
          <w:t>here</w:t>
        </w:r>
        <w:r w:rsidRPr="004325D9">
          <w:rPr>
            <w:rFonts w:ascii="Segoe UI" w:eastAsia="Times New Roman" w:hAnsi="Segoe UI" w:cs="Segoe UI"/>
            <w:color w:val="000000"/>
            <w:sz w:val="15"/>
            <w:szCs w:val="15"/>
            <w:lang w:eastAsia="en-IN"/>
          </w:rPr>
          <w:fldChar w:fldCharType="end"/>
        </w:r>
        <w:r w:rsidRPr="004325D9">
          <w:rPr>
            <w:rFonts w:ascii="Segoe UI" w:eastAsia="Times New Roman" w:hAnsi="Segoe UI" w:cs="Segoe UI"/>
            <w:color w:val="000000"/>
            <w:sz w:val="15"/>
            <w:szCs w:val="15"/>
            <w:lang w:eastAsia="en-IN"/>
          </w:rPr>
          <w:t> and you will be surprised to know that there are so many amazing destinations in India that you must visit.</w:t>
        </w:r>
      </w:ins>
    </w:p>
    <w:p w:rsidR="004325D9" w:rsidRPr="004325D9" w:rsidRDefault="004325D9" w:rsidP="004325D9">
      <w:pPr>
        <w:spacing w:after="0" w:line="240" w:lineRule="auto"/>
        <w:rPr>
          <w:ins w:id="400" w:author="Unknown"/>
          <w:rFonts w:ascii="Segoe UI" w:eastAsia="Times New Roman" w:hAnsi="Segoe UI" w:cs="Segoe UI"/>
          <w:color w:val="000000"/>
          <w:sz w:val="15"/>
          <w:szCs w:val="15"/>
          <w:lang w:eastAsia="en-IN"/>
        </w:rPr>
      </w:pPr>
      <w:bookmarkStart w:id="401" w:name="comments"/>
      <w:bookmarkEnd w:id="401"/>
      <w:ins w:id="402" w:author="Unknown">
        <w:r w:rsidRPr="004325D9">
          <w:rPr>
            <w:rFonts w:ascii="Segoe UI" w:eastAsia="Times New Roman" w:hAnsi="Segoe UI" w:cs="Segoe UI"/>
            <w:color w:val="000000"/>
            <w:sz w:val="15"/>
            <w:szCs w:val="15"/>
            <w:lang w:eastAsia="en-IN"/>
          </w:rPr>
          <w:t>« </w:t>
        </w:r>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"https://www.holidify.com/blog/best-beaches-in-goa/"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0090D3"/>
            <w:sz w:val="15"/>
            <w:u w:val="single"/>
            <w:lang w:eastAsia="en-IN"/>
          </w:rPr>
          <w:t>Goa Beaches: 35 Best Beaches In Goa That You Must Visit</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spacing w:after="0" w:line="240" w:lineRule="auto"/>
        <w:rPr>
          <w:ins w:id="403" w:author="Unknown"/>
          <w:rFonts w:ascii="Segoe UI" w:eastAsia="Times New Roman" w:hAnsi="Segoe UI" w:cs="Segoe UI"/>
          <w:color w:val="000000"/>
          <w:sz w:val="15"/>
          <w:szCs w:val="15"/>
          <w:lang w:eastAsia="en-IN"/>
        </w:rPr>
      </w:pPr>
      <w:ins w:id="404"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"https://www.holidify.com/blog/new-year-destinations-in-india/"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0090D3"/>
            <w:sz w:val="15"/>
            <w:u w:val="single"/>
            <w:lang w:eastAsia="en-IN"/>
          </w:rPr>
          <w:t>17 Best New Year Destinations in India</w:t>
        </w:r>
        <w:r w:rsidRPr="004325D9">
          <w:rPr>
            <w:rFonts w:ascii="Segoe UI" w:eastAsia="Times New Roman" w:hAnsi="Segoe UI" w:cs="Segoe UI"/>
            <w:color w:val="000000"/>
            <w:sz w:val="15"/>
            <w:szCs w:val="15"/>
            <w:lang w:eastAsia="en-IN"/>
          </w:rPr>
          <w:fldChar w:fldCharType="end"/>
        </w:r>
        <w:r w:rsidRPr="004325D9">
          <w:rPr>
            <w:rFonts w:ascii="Segoe UI" w:eastAsia="Times New Roman" w:hAnsi="Segoe UI" w:cs="Segoe UI"/>
            <w:color w:val="000000"/>
            <w:sz w:val="15"/>
            <w:szCs w:val="15"/>
            <w:lang w:eastAsia="en-IN"/>
          </w:rPr>
          <w:t> »</w:t>
        </w:r>
      </w:ins>
    </w:p>
    <w:p w:rsidR="004325D9" w:rsidRPr="004325D9" w:rsidRDefault="004325D9" w:rsidP="004325D9">
      <w:pPr>
        <w:spacing w:after="150" w:line="290" w:lineRule="atLeast"/>
        <w:outlineLvl w:val="2"/>
        <w:rPr>
          <w:ins w:id="405" w:author="Unknown"/>
          <w:rFonts w:ascii="Arial" w:eastAsia="Times New Roman" w:hAnsi="Arial" w:cs="Arial"/>
          <w:color w:val="000000"/>
          <w:sz w:val="32"/>
          <w:szCs w:val="32"/>
          <w:lang w:eastAsia="en-IN"/>
        </w:rPr>
      </w:pPr>
      <w:ins w:id="406" w:author="Unknown">
        <w:r w:rsidRPr="004325D9">
          <w:rPr>
            <w:rFonts w:ascii="Arial" w:eastAsia="Times New Roman" w:hAnsi="Arial" w:cs="Arial"/>
            <w:color w:val="000000"/>
            <w:sz w:val="32"/>
            <w:lang w:eastAsia="en-IN"/>
          </w:rPr>
          <w:t>Search our </w:t>
        </w:r>
        <w:r w:rsidRPr="004325D9">
          <w:rPr>
            <w:rFonts w:ascii="Arial" w:eastAsia="Times New Roman" w:hAnsi="Arial" w:cs="Arial"/>
            <w:color w:val="000000"/>
            <w:sz w:val="32"/>
            <w:szCs w:val="32"/>
            <w:lang w:eastAsia="en-IN"/>
          </w:rPr>
          <w:t>blog</w:t>
        </w:r>
      </w:ins>
    </w:p>
    <w:p w:rsidR="004325D9" w:rsidRPr="004325D9" w:rsidRDefault="004325D9" w:rsidP="004325D9">
      <w:pPr>
        <w:pBdr>
          <w:bottom w:val="single" w:sz="6" w:space="1" w:color="auto"/>
        </w:pBdr>
        <w:spacing w:after="0" w:line="240" w:lineRule="auto"/>
        <w:jc w:val="center"/>
        <w:rPr>
          <w:rFonts w:ascii="Arial" w:eastAsia="Times New Roman" w:hAnsi="Arial" w:cs="Arial"/>
          <w:vanish/>
          <w:sz w:val="16"/>
          <w:szCs w:val="16"/>
          <w:lang w:eastAsia="en-IN"/>
        </w:rPr>
      </w:pPr>
      <w:r w:rsidRPr="004325D9">
        <w:rPr>
          <w:rFonts w:ascii="Arial" w:eastAsia="Times New Roman" w:hAnsi="Arial" w:cs="Arial"/>
          <w:vanish/>
          <w:sz w:val="16"/>
          <w:szCs w:val="16"/>
          <w:lang w:eastAsia="en-IN"/>
        </w:rPr>
        <w:t>Top of Form</w:t>
      </w:r>
    </w:p>
    <w:p w:rsidR="004325D9" w:rsidRPr="004325D9" w:rsidRDefault="004325D9" w:rsidP="004325D9">
      <w:pPr>
        <w:spacing w:after="0" w:line="240" w:lineRule="auto"/>
        <w:rPr>
          <w:ins w:id="407" w:author="Unknown"/>
          <w:rFonts w:ascii="Segoe UI" w:eastAsia="Times New Roman" w:hAnsi="Segoe UI" w:cs="Segoe UI"/>
          <w:color w:val="000000"/>
          <w:sz w:val="15"/>
          <w:szCs w:val="15"/>
          <w:lang w:eastAsia="en-IN"/>
        </w:rPr>
      </w:pPr>
      <w:ins w:id="408" w:author="Unknown">
        <w:r w:rsidRPr="004325D9">
          <w:rPr>
            <w:rFonts w:ascii="Segoe UI" w:eastAsia="Times New Roman" w:hAnsi="Segoe UI" w:cs="Segoe UI"/>
            <w:color w:val="000000"/>
            <w:sz w:val="15"/>
            <w:szCs w:val="15"/>
            <w:lang w:eastAsia="en-IN"/>
          </w:rPr>
          <w:object w:dxaOrig="1440" w:dyaOrig="1440">
            <v:shape id="_x0000_i1159" type="#_x0000_t75" style="width:62.4pt;height:18pt" o:ole="">
              <v:imagedata r:id="rId77" o:title=""/>
            </v:shape>
            <w:control r:id="rId78" w:name="DefaultOcxName1" w:shapeid="_x0000_i1159"/>
          </w:object>
        </w:r>
      </w:ins>
    </w:p>
    <w:p w:rsidR="004325D9" w:rsidRPr="004325D9" w:rsidRDefault="004325D9" w:rsidP="004325D9">
      <w:pPr>
        <w:pBdr>
          <w:top w:val="single" w:sz="6" w:space="1" w:color="auto"/>
        </w:pBdr>
        <w:spacing w:after="0" w:line="240" w:lineRule="auto"/>
        <w:jc w:val="center"/>
        <w:rPr>
          <w:rFonts w:ascii="Arial" w:eastAsia="Times New Roman" w:hAnsi="Arial" w:cs="Arial"/>
          <w:vanish/>
          <w:sz w:val="16"/>
          <w:szCs w:val="16"/>
          <w:lang w:eastAsia="en-IN"/>
        </w:rPr>
      </w:pPr>
      <w:r w:rsidRPr="004325D9">
        <w:rPr>
          <w:rFonts w:ascii="Arial" w:eastAsia="Times New Roman" w:hAnsi="Arial" w:cs="Arial"/>
          <w:vanish/>
          <w:sz w:val="16"/>
          <w:szCs w:val="16"/>
          <w:lang w:eastAsia="en-IN"/>
        </w:rPr>
        <w:t>Bottom of Form</w:t>
      </w:r>
    </w:p>
    <w:p w:rsidR="004325D9" w:rsidRPr="004325D9" w:rsidRDefault="004325D9" w:rsidP="004325D9">
      <w:pPr>
        <w:spacing w:after="150" w:line="290" w:lineRule="atLeast"/>
        <w:outlineLvl w:val="2"/>
        <w:rPr>
          <w:ins w:id="409" w:author="Unknown"/>
          <w:rFonts w:ascii="Arial" w:eastAsia="Times New Roman" w:hAnsi="Arial" w:cs="Arial"/>
          <w:color w:val="000000"/>
          <w:sz w:val="32"/>
          <w:szCs w:val="32"/>
          <w:lang w:eastAsia="en-IN"/>
        </w:rPr>
      </w:pPr>
      <w:ins w:id="410" w:author="Unknown">
        <w:r w:rsidRPr="004325D9">
          <w:rPr>
            <w:rFonts w:ascii="Arial" w:eastAsia="Times New Roman" w:hAnsi="Arial" w:cs="Arial"/>
            <w:color w:val="000000"/>
            <w:sz w:val="32"/>
            <w:lang w:eastAsia="en-IN"/>
          </w:rPr>
          <w:t>Other Posts You </w:t>
        </w:r>
        <w:r w:rsidRPr="004325D9">
          <w:rPr>
            <w:rFonts w:ascii="Arial" w:eastAsia="Times New Roman" w:hAnsi="Arial" w:cs="Arial"/>
            <w:color w:val="000000"/>
            <w:sz w:val="32"/>
            <w:szCs w:val="32"/>
            <w:lang w:eastAsia="en-IN"/>
          </w:rPr>
          <w:t>Will Like</w:t>
        </w:r>
      </w:ins>
    </w:p>
    <w:p w:rsidR="004325D9" w:rsidRPr="004325D9" w:rsidRDefault="004325D9" w:rsidP="004325D9">
      <w:pPr>
        <w:numPr>
          <w:ilvl w:val="0"/>
          <w:numId w:val="3"/>
        </w:numPr>
        <w:pBdr>
          <w:top w:val="single" w:sz="4" w:space="0" w:color="EEEEEE"/>
          <w:bottom w:val="single" w:sz="4" w:space="4" w:color="EEEEEE"/>
        </w:pBdr>
        <w:spacing w:before="100" w:beforeAutospacing="1" w:after="100" w:afterAutospacing="1" w:line="240" w:lineRule="auto"/>
        <w:ind w:left="410"/>
        <w:rPr>
          <w:ins w:id="411" w:author="Unknown"/>
          <w:rFonts w:ascii="Segoe UI" w:eastAsia="Times New Roman" w:hAnsi="Segoe UI" w:cs="Segoe UI"/>
          <w:color w:val="000000"/>
          <w:sz w:val="15"/>
          <w:szCs w:val="15"/>
          <w:lang w:eastAsia="en-IN"/>
        </w:rPr>
      </w:pPr>
      <w:ins w:id="412"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"https://www.holidify.com/blog/street-food-in-kolkata/" \o "Permalink to Kolkata Street Food: 20 Lip-smacking Places For Street Food In Calcutta"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333333"/>
            <w:sz w:val="17"/>
            <w:u w:val="single"/>
            <w:lang w:eastAsia="en-IN"/>
          </w:rPr>
          <w:t>Kolkata Street Food: 20 Lip-smacking Places For Street Food In Calcutta</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pBdr>
          <w:top w:val="single" w:sz="4" w:space="0" w:color="EEEEEE"/>
          <w:bottom w:val="single" w:sz="4" w:space="4" w:color="EEEEEE"/>
        </w:pBdr>
        <w:spacing w:before="100" w:beforeAutospacing="1" w:after="100" w:afterAutospacing="1" w:line="240" w:lineRule="auto"/>
        <w:rPr>
          <w:ins w:id="413" w:author="Unknown"/>
          <w:rFonts w:ascii="Segoe UI" w:eastAsia="Times New Roman" w:hAnsi="Segoe UI" w:cs="Segoe UI"/>
          <w:color w:val="000000"/>
          <w:sz w:val="15"/>
          <w:szCs w:val="15"/>
          <w:lang w:eastAsia="en-IN"/>
        </w:rPr>
      </w:pPr>
      <w:r>
        <w:rPr>
          <w:rFonts w:ascii="Segoe UI" w:eastAsia="Times New Roman" w:hAnsi="Segoe UI" w:cs="Segoe UI"/>
          <w:noProof/>
          <w:color w:val="333333"/>
          <w:sz w:val="15"/>
          <w:szCs w:val="15"/>
          <w:lang w:eastAsia="en-IN"/>
        </w:rPr>
        <w:drawing>
          <wp:inline distT="0" distB="0" distL="0" distR="0">
            <wp:extent cx="2857500" cy="1898650"/>
            <wp:effectExtent l="19050" t="0" r="0" b="0"/>
            <wp:docPr id="48" name="Picture 48" descr="strt food">
              <a:hlinkClick xmlns:a="http://schemas.openxmlformats.org/drawingml/2006/main" r:id="rId79" tooltip="&quot;Permalink to Kolkata Street Food: 20 Lip-smacking Places For Street Food In Calcutt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trt food">
                      <a:hlinkClick r:id="rId79" tooltip="&quot;Permalink to Kolkata Street Food: 20 Lip-smacking Places For Street Food In Calcutta&quot;"/>
                    </pic:cNvPr>
                    <pic:cNvPicPr>
                      <a:picLocks noChangeAspect="1" noChangeArrowheads="1"/>
                    </pic:cNvPicPr>
                  </pic:nvPicPr>
                  <pic:blipFill>
                    <a:blip r:embed="rId80"/>
                    <a:srcRect/>
                    <a:stretch>
                      <a:fillRect/>
                    </a:stretch>
                  </pic:blipFill>
                  <pic:spPr bwMode="auto">
                    <a:xfrm>
                      <a:off x="0" y="0"/>
                      <a:ext cx="2857500" cy="1898650"/>
                    </a:xfrm>
                    <a:prstGeom prst="rect">
                      <a:avLst/>
                    </a:prstGeom>
                    <a:noFill/>
                    <a:ln w="9525">
                      <a:noFill/>
                      <a:miter lim="800000"/>
                      <a:headEnd/>
                      <a:tailEnd/>
                    </a:ln>
                  </pic:spPr>
                </pic:pic>
              </a:graphicData>
            </a:graphic>
          </wp:inline>
        </w:drawing>
      </w:r>
    </w:p>
    <w:p w:rsidR="004325D9" w:rsidRPr="004325D9" w:rsidRDefault="004325D9" w:rsidP="004325D9">
      <w:pPr>
        <w:numPr>
          <w:ilvl w:val="0"/>
          <w:numId w:val="3"/>
        </w:numPr>
        <w:pBdr>
          <w:top w:val="single" w:sz="4" w:space="0" w:color="EEEEEE"/>
          <w:bottom w:val="single" w:sz="4" w:space="4" w:color="EEEEEE"/>
        </w:pBdr>
        <w:spacing w:before="100" w:beforeAutospacing="1" w:after="100" w:afterAutospacing="1" w:line="240" w:lineRule="auto"/>
        <w:ind w:left="410"/>
        <w:rPr>
          <w:ins w:id="414" w:author="Unknown"/>
          <w:rFonts w:ascii="Segoe UI" w:eastAsia="Times New Roman" w:hAnsi="Segoe UI" w:cs="Segoe UI"/>
          <w:color w:val="000000"/>
          <w:sz w:val="15"/>
          <w:szCs w:val="15"/>
          <w:lang w:eastAsia="en-IN"/>
        </w:rPr>
      </w:pPr>
      <w:ins w:id="415"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"https://www.holidify.com/blog/dear-kolkata-you-are-my-city/" \o "Permalink to Dear Kolkata: You are my city"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333333"/>
            <w:sz w:val="17"/>
            <w:u w:val="single"/>
            <w:lang w:eastAsia="en-IN"/>
          </w:rPr>
          <w:t>Dear Kolkata: You are my city</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pBdr>
          <w:top w:val="single" w:sz="4" w:space="0" w:color="EEEEEE"/>
          <w:bottom w:val="single" w:sz="4" w:space="4" w:color="EEEEEE"/>
        </w:pBdr>
        <w:spacing w:before="100" w:beforeAutospacing="1" w:after="100" w:afterAutospacing="1" w:line="240" w:lineRule="auto"/>
        <w:rPr>
          <w:ins w:id="416" w:author="Unknown"/>
          <w:rFonts w:ascii="Segoe UI" w:eastAsia="Times New Roman" w:hAnsi="Segoe UI" w:cs="Segoe UI"/>
          <w:color w:val="000000"/>
          <w:sz w:val="15"/>
          <w:szCs w:val="15"/>
          <w:lang w:eastAsia="en-IN"/>
        </w:rPr>
      </w:pPr>
      <w:r>
        <w:rPr>
          <w:rFonts w:ascii="Segoe UI" w:eastAsia="Times New Roman" w:hAnsi="Segoe UI" w:cs="Segoe UI"/>
          <w:noProof/>
          <w:color w:val="333333"/>
          <w:sz w:val="15"/>
          <w:szCs w:val="15"/>
          <w:lang w:eastAsia="en-IN"/>
        </w:rPr>
        <w:drawing>
          <wp:inline distT="0" distB="0" distL="0" distR="0">
            <wp:extent cx="2857500" cy="1657350"/>
            <wp:effectExtent l="19050" t="0" r="0" b="0"/>
            <wp:docPr id="49" name="Picture 49" descr="(Source)">
              <a:hlinkClick xmlns:a="http://schemas.openxmlformats.org/drawingml/2006/main" r:id="rId81" tooltip="&quot;Permalink to Dear Kolkata: You are my cit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ource)">
                      <a:hlinkClick r:id="rId81" tooltip="&quot;Permalink to Dear Kolkata: You are my city&quot;"/>
                    </pic:cNvPr>
                    <pic:cNvPicPr>
                      <a:picLocks noChangeAspect="1" noChangeArrowheads="1"/>
                    </pic:cNvPicPr>
                  </pic:nvPicPr>
                  <pic:blipFill>
                    <a:blip r:embed="rId82"/>
                    <a:srcRect/>
                    <a:stretch>
                      <a:fillRect/>
                    </a:stretch>
                  </pic:blipFill>
                  <pic:spPr bwMode="auto">
                    <a:xfrm>
                      <a:off x="0" y="0"/>
                      <a:ext cx="2857500" cy="1657350"/>
                    </a:xfrm>
                    <a:prstGeom prst="rect">
                      <a:avLst/>
                    </a:prstGeom>
                    <a:noFill/>
                    <a:ln w="9525">
                      <a:noFill/>
                      <a:miter lim="800000"/>
                      <a:headEnd/>
                      <a:tailEnd/>
                    </a:ln>
                  </pic:spPr>
                </pic:pic>
              </a:graphicData>
            </a:graphic>
          </wp:inline>
        </w:drawing>
      </w:r>
    </w:p>
    <w:p w:rsidR="004325D9" w:rsidRPr="004325D9" w:rsidRDefault="004325D9" w:rsidP="004325D9">
      <w:pPr>
        <w:numPr>
          <w:ilvl w:val="0"/>
          <w:numId w:val="3"/>
        </w:numPr>
        <w:pBdr>
          <w:top w:val="single" w:sz="4" w:space="0" w:color="EEEEEE"/>
          <w:bottom w:val="single" w:sz="4" w:space="4" w:color="EEEEEE"/>
        </w:pBdr>
        <w:spacing w:before="100" w:beforeAutospacing="1" w:after="100" w:afterAutospacing="1" w:line="240" w:lineRule="auto"/>
        <w:ind w:left="410"/>
        <w:rPr>
          <w:ins w:id="417" w:author="Unknown"/>
          <w:rFonts w:ascii="Segoe UI" w:eastAsia="Times New Roman" w:hAnsi="Segoe UI" w:cs="Segoe UI"/>
          <w:color w:val="000000"/>
          <w:sz w:val="15"/>
          <w:szCs w:val="15"/>
          <w:lang w:eastAsia="en-IN"/>
        </w:rPr>
      </w:pPr>
      <w:ins w:id="418" w:author="Unknown">
        <w:r w:rsidRPr="004325D9">
          <w:rPr>
            <w:rFonts w:ascii="Segoe UI" w:eastAsia="Times New Roman" w:hAnsi="Segoe UI" w:cs="Segoe UI"/>
            <w:color w:val="000000"/>
            <w:sz w:val="15"/>
            <w:szCs w:val="15"/>
            <w:lang w:eastAsia="en-IN"/>
          </w:rPr>
          <w:lastRenderedPageBreak/>
          <w:fldChar w:fldCharType="begin"/>
        </w:r>
        <w:r w:rsidRPr="004325D9">
          <w:rPr>
            <w:rFonts w:ascii="Segoe UI" w:eastAsia="Times New Roman" w:hAnsi="Segoe UI" w:cs="Segoe UI"/>
            <w:color w:val="000000"/>
            <w:sz w:val="15"/>
            <w:szCs w:val="15"/>
            <w:lang w:eastAsia="en-IN"/>
          </w:rPr>
          <w:instrText xml:space="preserve"> HYPERLINK "https://www.holidify.com/blog/offbeat-goa-beaches/" \o "Permalink to 10 Beaches In Goa To Get Away From The Crowd"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333333"/>
            <w:sz w:val="17"/>
            <w:u w:val="single"/>
            <w:lang w:eastAsia="en-IN"/>
          </w:rPr>
          <w:t>10 Beaches In Goa To Get Away From The Crowd</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pBdr>
          <w:top w:val="single" w:sz="4" w:space="0" w:color="EEEEEE"/>
          <w:bottom w:val="single" w:sz="4" w:space="4" w:color="EEEEEE"/>
        </w:pBdr>
        <w:spacing w:before="100" w:beforeAutospacing="1" w:after="100" w:afterAutospacing="1" w:line="240" w:lineRule="auto"/>
        <w:rPr>
          <w:ins w:id="419" w:author="Unknown"/>
          <w:rFonts w:ascii="Segoe UI" w:eastAsia="Times New Roman" w:hAnsi="Segoe UI" w:cs="Segoe UI"/>
          <w:color w:val="000000"/>
          <w:sz w:val="15"/>
          <w:szCs w:val="15"/>
          <w:lang w:eastAsia="en-IN"/>
        </w:rPr>
      </w:pPr>
      <w:r>
        <w:rPr>
          <w:rFonts w:ascii="Segoe UI" w:eastAsia="Times New Roman" w:hAnsi="Segoe UI" w:cs="Segoe UI"/>
          <w:noProof/>
          <w:color w:val="333333"/>
          <w:sz w:val="15"/>
          <w:szCs w:val="15"/>
          <w:lang w:eastAsia="en-IN"/>
        </w:rPr>
        <w:drawing>
          <wp:inline distT="0" distB="0" distL="0" distR="0">
            <wp:extent cx="2857500" cy="2139950"/>
            <wp:effectExtent l="19050" t="0" r="0" b="0"/>
            <wp:docPr id="50" name="Picture 50" descr="The beauty of Agonda beach.">
              <a:hlinkClick xmlns:a="http://schemas.openxmlformats.org/drawingml/2006/main" r:id="rId83" tooltip="&quot;Permalink to 10 Beaches In Goa To Get Away From The Crow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beauty of Agonda beach.">
                      <a:hlinkClick r:id="rId83" tooltip="&quot;Permalink to 10 Beaches In Goa To Get Away From The Crowd&quot;"/>
                    </pic:cNvPr>
                    <pic:cNvPicPr>
                      <a:picLocks noChangeAspect="1" noChangeArrowheads="1"/>
                    </pic:cNvPicPr>
                  </pic:nvPicPr>
                  <pic:blipFill>
                    <a:blip r:embed="rId84"/>
                    <a:srcRect/>
                    <a:stretch>
                      <a:fillRect/>
                    </a:stretch>
                  </pic:blipFill>
                  <pic:spPr bwMode="auto">
                    <a:xfrm>
                      <a:off x="0" y="0"/>
                      <a:ext cx="2857500" cy="2139950"/>
                    </a:xfrm>
                    <a:prstGeom prst="rect">
                      <a:avLst/>
                    </a:prstGeom>
                    <a:noFill/>
                    <a:ln w="9525">
                      <a:noFill/>
                      <a:miter lim="800000"/>
                      <a:headEnd/>
                      <a:tailEnd/>
                    </a:ln>
                  </pic:spPr>
                </pic:pic>
              </a:graphicData>
            </a:graphic>
          </wp:inline>
        </w:drawing>
      </w:r>
    </w:p>
    <w:p w:rsidR="004325D9" w:rsidRPr="004325D9" w:rsidRDefault="004325D9" w:rsidP="004325D9">
      <w:pPr>
        <w:numPr>
          <w:ilvl w:val="0"/>
          <w:numId w:val="3"/>
        </w:numPr>
        <w:pBdr>
          <w:top w:val="single" w:sz="4" w:space="0" w:color="EEEEEE"/>
          <w:bottom w:val="single" w:sz="4" w:space="4" w:color="EEEEEE"/>
        </w:pBdr>
        <w:spacing w:before="100" w:beforeAutospacing="1" w:after="100" w:afterAutospacing="1" w:line="240" w:lineRule="auto"/>
        <w:ind w:left="410"/>
        <w:rPr>
          <w:ins w:id="420" w:author="Unknown"/>
          <w:rFonts w:ascii="Segoe UI" w:eastAsia="Times New Roman" w:hAnsi="Segoe UI" w:cs="Segoe UI"/>
          <w:color w:val="000000"/>
          <w:sz w:val="15"/>
          <w:szCs w:val="15"/>
          <w:lang w:eastAsia="en-IN"/>
        </w:rPr>
      </w:pPr>
      <w:ins w:id="421"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"https://www.holidify.com/blog/chakrata-caves-and-waterfalls/" \o "Permalink to Caves and Waterfalls in Chakrata: A secluded Wonder"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333333"/>
            <w:sz w:val="17"/>
            <w:u w:val="single"/>
            <w:lang w:eastAsia="en-IN"/>
          </w:rPr>
          <w:t>Caves and Waterfalls in Chakrata: A secluded Wonder</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pBdr>
          <w:top w:val="single" w:sz="4" w:space="0" w:color="EEEEEE"/>
          <w:bottom w:val="single" w:sz="4" w:space="4" w:color="EEEEEE"/>
        </w:pBdr>
        <w:spacing w:before="100" w:beforeAutospacing="1" w:after="100" w:afterAutospacing="1" w:line="240" w:lineRule="auto"/>
        <w:rPr>
          <w:ins w:id="422" w:author="Unknown"/>
          <w:rFonts w:ascii="Segoe UI" w:eastAsia="Times New Roman" w:hAnsi="Segoe UI" w:cs="Segoe UI"/>
          <w:color w:val="000000"/>
          <w:sz w:val="15"/>
          <w:szCs w:val="15"/>
          <w:lang w:eastAsia="en-IN"/>
        </w:rPr>
      </w:pPr>
      <w:r>
        <w:rPr>
          <w:rFonts w:ascii="Segoe UI" w:eastAsia="Times New Roman" w:hAnsi="Segoe UI" w:cs="Segoe UI"/>
          <w:noProof/>
          <w:color w:val="333333"/>
          <w:sz w:val="15"/>
          <w:szCs w:val="15"/>
          <w:lang w:eastAsia="en-IN"/>
        </w:rPr>
        <w:drawing>
          <wp:inline distT="0" distB="0" distL="0" distR="0">
            <wp:extent cx="2857500" cy="1898650"/>
            <wp:effectExtent l="19050" t="0" r="0" b="0"/>
            <wp:docPr id="51" name="Picture 51" descr="Cave in chakrata">
              <a:hlinkClick xmlns:a="http://schemas.openxmlformats.org/drawingml/2006/main" r:id="rId85" tooltip="&quot;Permalink to Caves and Waterfalls in Chakrata: A secluded Wond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ave in chakrata">
                      <a:hlinkClick r:id="rId85" tooltip="&quot;Permalink to Caves and Waterfalls in Chakrata: A secluded Wonder&quot;"/>
                    </pic:cNvPr>
                    <pic:cNvPicPr>
                      <a:picLocks noChangeAspect="1" noChangeArrowheads="1"/>
                    </pic:cNvPicPr>
                  </pic:nvPicPr>
                  <pic:blipFill>
                    <a:blip r:embed="rId86"/>
                    <a:srcRect/>
                    <a:stretch>
                      <a:fillRect/>
                    </a:stretch>
                  </pic:blipFill>
                  <pic:spPr bwMode="auto">
                    <a:xfrm>
                      <a:off x="0" y="0"/>
                      <a:ext cx="2857500" cy="1898650"/>
                    </a:xfrm>
                    <a:prstGeom prst="rect">
                      <a:avLst/>
                    </a:prstGeom>
                    <a:noFill/>
                    <a:ln w="9525">
                      <a:noFill/>
                      <a:miter lim="800000"/>
                      <a:headEnd/>
                      <a:tailEnd/>
                    </a:ln>
                  </pic:spPr>
                </pic:pic>
              </a:graphicData>
            </a:graphic>
          </wp:inline>
        </w:drawing>
      </w:r>
    </w:p>
    <w:p w:rsidR="004325D9" w:rsidRPr="004325D9" w:rsidRDefault="004325D9" w:rsidP="004325D9">
      <w:pPr>
        <w:numPr>
          <w:ilvl w:val="0"/>
          <w:numId w:val="3"/>
        </w:numPr>
        <w:pBdr>
          <w:top w:val="single" w:sz="4" w:space="0" w:color="EEEEEE"/>
          <w:bottom w:val="single" w:sz="4" w:space="4" w:color="EEEEEE"/>
        </w:pBdr>
        <w:spacing w:before="100" w:beforeAutospacing="1" w:after="100" w:afterAutospacing="1" w:line="240" w:lineRule="auto"/>
        <w:ind w:left="410"/>
        <w:rPr>
          <w:ins w:id="423" w:author="Unknown"/>
          <w:rFonts w:ascii="Segoe UI" w:eastAsia="Times New Roman" w:hAnsi="Segoe UI" w:cs="Segoe UI"/>
          <w:color w:val="000000"/>
          <w:sz w:val="15"/>
          <w:szCs w:val="15"/>
          <w:lang w:eastAsia="en-IN"/>
        </w:rPr>
      </w:pPr>
      <w:ins w:id="424"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"https://www.holidify.com/blog/amarnath-yatra-2017/" \o "Permalink to Amarnath Yatra 2017 – Route and Dates"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333333"/>
            <w:sz w:val="17"/>
            <w:u w:val="single"/>
            <w:lang w:eastAsia="en-IN"/>
          </w:rPr>
          <w:t>Amarnath Yatra 2017 – Route and Dates</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pBdr>
          <w:top w:val="single" w:sz="4" w:space="0" w:color="EEEEEE"/>
          <w:bottom w:val="single" w:sz="4" w:space="4" w:color="EEEEEE"/>
        </w:pBdr>
        <w:spacing w:before="100" w:beforeAutospacing="1" w:after="100" w:afterAutospacing="1" w:line="240" w:lineRule="auto"/>
        <w:rPr>
          <w:ins w:id="425" w:author="Unknown"/>
          <w:rFonts w:ascii="Segoe UI" w:eastAsia="Times New Roman" w:hAnsi="Segoe UI" w:cs="Segoe UI"/>
          <w:color w:val="000000"/>
          <w:sz w:val="15"/>
          <w:szCs w:val="15"/>
          <w:lang w:eastAsia="en-IN"/>
        </w:rPr>
      </w:pPr>
      <w:r>
        <w:rPr>
          <w:rFonts w:ascii="Segoe UI" w:eastAsia="Times New Roman" w:hAnsi="Segoe UI" w:cs="Segoe UI"/>
          <w:noProof/>
          <w:color w:val="333333"/>
          <w:sz w:val="15"/>
          <w:szCs w:val="15"/>
          <w:lang w:eastAsia="en-IN"/>
        </w:rPr>
        <w:drawing>
          <wp:inline distT="0" distB="0" distL="0" distR="0">
            <wp:extent cx="2857500" cy="1898650"/>
            <wp:effectExtent l="19050" t="0" r="0" b="0"/>
            <wp:docPr id="52" name="Picture 52" descr="Lake-Sheshnag">
              <a:hlinkClick xmlns:a="http://schemas.openxmlformats.org/drawingml/2006/main" r:id="rId87" tooltip="&quot;Permalink to Amarnath Yatra 2017 – Route and Dat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ake-Sheshnag">
                      <a:hlinkClick r:id="rId87" tooltip="&quot;Permalink to Amarnath Yatra 2017 – Route and Dates&quot;"/>
                    </pic:cNvPr>
                    <pic:cNvPicPr>
                      <a:picLocks noChangeAspect="1" noChangeArrowheads="1"/>
                    </pic:cNvPicPr>
                  </pic:nvPicPr>
                  <pic:blipFill>
                    <a:blip r:embed="rId88"/>
                    <a:srcRect/>
                    <a:stretch>
                      <a:fillRect/>
                    </a:stretch>
                  </pic:blipFill>
                  <pic:spPr bwMode="auto">
                    <a:xfrm>
                      <a:off x="0" y="0"/>
                      <a:ext cx="2857500" cy="1898650"/>
                    </a:xfrm>
                    <a:prstGeom prst="rect">
                      <a:avLst/>
                    </a:prstGeom>
                    <a:noFill/>
                    <a:ln w="9525">
                      <a:noFill/>
                      <a:miter lim="800000"/>
                      <a:headEnd/>
                      <a:tailEnd/>
                    </a:ln>
                  </pic:spPr>
                </pic:pic>
              </a:graphicData>
            </a:graphic>
          </wp:inline>
        </w:drawing>
      </w:r>
    </w:p>
    <w:p w:rsidR="004325D9" w:rsidRPr="004325D9" w:rsidRDefault="004325D9" w:rsidP="004325D9">
      <w:pPr>
        <w:numPr>
          <w:ilvl w:val="0"/>
          <w:numId w:val="3"/>
        </w:numPr>
        <w:pBdr>
          <w:top w:val="single" w:sz="4" w:space="0" w:color="EEEEEE"/>
          <w:bottom w:val="single" w:sz="4" w:space="4" w:color="EEEEEE"/>
        </w:pBdr>
        <w:spacing w:before="100" w:beforeAutospacing="1" w:after="100" w:afterAutospacing="1" w:line="240" w:lineRule="auto"/>
        <w:ind w:left="410"/>
        <w:rPr>
          <w:ins w:id="426" w:author="Unknown"/>
          <w:rFonts w:ascii="Segoe UI" w:eastAsia="Times New Roman" w:hAnsi="Segoe UI" w:cs="Segoe UI"/>
          <w:color w:val="000000"/>
          <w:sz w:val="15"/>
          <w:szCs w:val="15"/>
          <w:lang w:eastAsia="en-IN"/>
        </w:rPr>
      </w:pPr>
      <w:ins w:id="427"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"https://www.holidify.com/blog/places-to-visit-near-mumbai-for-summers/" \o "Permalink to Places to visit near Mumbai for summers"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333333"/>
            <w:sz w:val="17"/>
            <w:u w:val="single"/>
            <w:lang w:eastAsia="en-IN"/>
          </w:rPr>
          <w:t>Places to visit near Mumbai for summers</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pBdr>
          <w:top w:val="single" w:sz="4" w:space="0" w:color="EEEEEE"/>
          <w:bottom w:val="single" w:sz="4" w:space="4" w:color="EEEEEE"/>
        </w:pBdr>
        <w:spacing w:before="100" w:beforeAutospacing="1" w:after="100" w:afterAutospacing="1" w:line="240" w:lineRule="auto"/>
        <w:rPr>
          <w:ins w:id="428" w:author="Unknown"/>
          <w:rFonts w:ascii="Segoe UI" w:eastAsia="Times New Roman" w:hAnsi="Segoe UI" w:cs="Segoe UI"/>
          <w:color w:val="000000"/>
          <w:sz w:val="15"/>
          <w:szCs w:val="15"/>
          <w:lang w:eastAsia="en-IN"/>
        </w:rPr>
      </w:pPr>
      <w:r>
        <w:rPr>
          <w:rFonts w:ascii="Segoe UI" w:eastAsia="Times New Roman" w:hAnsi="Segoe UI" w:cs="Segoe UI"/>
          <w:noProof/>
          <w:color w:val="333333"/>
          <w:sz w:val="15"/>
          <w:szCs w:val="15"/>
          <w:lang w:eastAsia="en-IN"/>
        </w:rPr>
        <w:lastRenderedPageBreak/>
        <w:drawing>
          <wp:inline distT="0" distB="0" distL="0" distR="0">
            <wp:extent cx="2857500" cy="1428750"/>
            <wp:effectExtent l="19050" t="0" r="0" b="0"/>
            <wp:docPr id="53" name="Picture 53" descr="PicMonkey Collagefin">
              <a:hlinkClick xmlns:a="http://schemas.openxmlformats.org/drawingml/2006/main" r:id="rId89" tooltip="&quot;Permalink to Places to visit near Mumbai for summe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icMonkey Collagefin">
                      <a:hlinkClick r:id="rId89" tooltip="&quot;Permalink to Places to visit near Mumbai for summers&quot;"/>
                    </pic:cNvPr>
                    <pic:cNvPicPr>
                      <a:picLocks noChangeAspect="1" noChangeArrowheads="1"/>
                    </pic:cNvPicPr>
                  </pic:nvPicPr>
                  <pic:blipFill>
                    <a:blip r:embed="rId90"/>
                    <a:srcRect/>
                    <a:stretch>
                      <a:fillRect/>
                    </a:stretch>
                  </pic:blipFill>
                  <pic:spPr bwMode="auto">
                    <a:xfrm>
                      <a:off x="0" y="0"/>
                      <a:ext cx="2857500" cy="1428750"/>
                    </a:xfrm>
                    <a:prstGeom prst="rect">
                      <a:avLst/>
                    </a:prstGeom>
                    <a:noFill/>
                    <a:ln w="9525">
                      <a:noFill/>
                      <a:miter lim="800000"/>
                      <a:headEnd/>
                      <a:tailEnd/>
                    </a:ln>
                  </pic:spPr>
                </pic:pic>
              </a:graphicData>
            </a:graphic>
          </wp:inline>
        </w:drawing>
      </w:r>
    </w:p>
    <w:p w:rsidR="004325D9" w:rsidRPr="004325D9" w:rsidRDefault="004325D9" w:rsidP="004325D9">
      <w:pPr>
        <w:numPr>
          <w:ilvl w:val="0"/>
          <w:numId w:val="3"/>
        </w:numPr>
        <w:pBdr>
          <w:top w:val="single" w:sz="4" w:space="0" w:color="EEEEEE"/>
          <w:bottom w:val="single" w:sz="4" w:space="4" w:color="EEEEEE"/>
        </w:pBdr>
        <w:spacing w:before="100" w:beforeAutospacing="1" w:after="100" w:afterAutospacing="1" w:line="240" w:lineRule="auto"/>
        <w:ind w:left="410"/>
        <w:rPr>
          <w:ins w:id="429" w:author="Unknown"/>
          <w:rFonts w:ascii="Segoe UI" w:eastAsia="Times New Roman" w:hAnsi="Segoe UI" w:cs="Segoe UI"/>
          <w:color w:val="000000"/>
          <w:sz w:val="15"/>
          <w:szCs w:val="15"/>
          <w:lang w:eastAsia="en-IN"/>
        </w:rPr>
      </w:pPr>
      <w:ins w:id="430"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"https://www.holidify.com/blog/things-to-do-in-kolkata-at-night/" \o "Permalink to Places to visit in Kolkata at night: Take the Kolkata nightlife by storm"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333333"/>
            <w:sz w:val="17"/>
            <w:u w:val="single"/>
            <w:lang w:eastAsia="en-IN"/>
          </w:rPr>
          <w:t>Places to visit in Kolkata at night: Take the Kolkata nightlife by storm</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pBdr>
          <w:top w:val="single" w:sz="4" w:space="0" w:color="EEEEEE"/>
          <w:bottom w:val="single" w:sz="4" w:space="4" w:color="EEEEEE"/>
        </w:pBdr>
        <w:spacing w:before="100" w:beforeAutospacing="1" w:after="100" w:afterAutospacing="1" w:line="240" w:lineRule="auto"/>
        <w:rPr>
          <w:ins w:id="431" w:author="Unknown"/>
          <w:rFonts w:ascii="Segoe UI" w:eastAsia="Times New Roman" w:hAnsi="Segoe UI" w:cs="Segoe UI"/>
          <w:color w:val="000000"/>
          <w:sz w:val="15"/>
          <w:szCs w:val="15"/>
          <w:lang w:eastAsia="en-IN"/>
        </w:rPr>
      </w:pPr>
      <w:r>
        <w:rPr>
          <w:rFonts w:ascii="Segoe UI" w:eastAsia="Times New Roman" w:hAnsi="Segoe UI" w:cs="Segoe UI"/>
          <w:noProof/>
          <w:color w:val="333333"/>
          <w:sz w:val="15"/>
          <w:szCs w:val="15"/>
          <w:lang w:eastAsia="en-IN"/>
        </w:rPr>
        <w:drawing>
          <wp:inline distT="0" distB="0" distL="0" distR="0">
            <wp:extent cx="2857500" cy="2260600"/>
            <wp:effectExtent l="19050" t="0" r="0" b="0"/>
            <wp:docPr id="54" name="Picture 54" descr="(Source)">
              <a:hlinkClick xmlns:a="http://schemas.openxmlformats.org/drawingml/2006/main" r:id="rId91" tooltip="&quot;Permalink to Places to visit in Kolkata at night: Take the Kolkata nightlife by stor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ource)">
                      <a:hlinkClick r:id="rId91" tooltip="&quot;Permalink to Places to visit in Kolkata at night: Take the Kolkata nightlife by storm&quot;"/>
                    </pic:cNvPr>
                    <pic:cNvPicPr>
                      <a:picLocks noChangeAspect="1" noChangeArrowheads="1"/>
                    </pic:cNvPicPr>
                  </pic:nvPicPr>
                  <pic:blipFill>
                    <a:blip r:embed="rId92"/>
                    <a:srcRect/>
                    <a:stretch>
                      <a:fillRect/>
                    </a:stretch>
                  </pic:blipFill>
                  <pic:spPr bwMode="auto">
                    <a:xfrm>
                      <a:off x="0" y="0"/>
                      <a:ext cx="2857500" cy="2260600"/>
                    </a:xfrm>
                    <a:prstGeom prst="rect">
                      <a:avLst/>
                    </a:prstGeom>
                    <a:noFill/>
                    <a:ln w="9525">
                      <a:noFill/>
                      <a:miter lim="800000"/>
                      <a:headEnd/>
                      <a:tailEnd/>
                    </a:ln>
                  </pic:spPr>
                </pic:pic>
              </a:graphicData>
            </a:graphic>
          </wp:inline>
        </w:drawing>
      </w:r>
    </w:p>
    <w:p w:rsidR="004325D9" w:rsidRPr="004325D9" w:rsidRDefault="004325D9" w:rsidP="004325D9">
      <w:pPr>
        <w:numPr>
          <w:ilvl w:val="0"/>
          <w:numId w:val="3"/>
        </w:numPr>
        <w:pBdr>
          <w:top w:val="single" w:sz="4" w:space="0" w:color="EEEEEE"/>
          <w:bottom w:val="single" w:sz="4" w:space="4" w:color="EEEEEE"/>
        </w:pBdr>
        <w:spacing w:before="100" w:beforeAutospacing="1" w:after="100" w:afterAutospacing="1" w:line="240" w:lineRule="auto"/>
        <w:ind w:left="410"/>
        <w:rPr>
          <w:ins w:id="432" w:author="Unknown"/>
          <w:rFonts w:ascii="Segoe UI" w:eastAsia="Times New Roman" w:hAnsi="Segoe UI" w:cs="Segoe UI"/>
          <w:color w:val="000000"/>
          <w:sz w:val="15"/>
          <w:szCs w:val="15"/>
          <w:lang w:eastAsia="en-IN"/>
        </w:rPr>
      </w:pPr>
      <w:ins w:id="433"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"https://www.holidify.com/blog/best-less-crowded-romantic-destinations-india/" \o "Permalink to Valentine’s Day Special: Offbeat Romantic Places in India"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333333"/>
            <w:sz w:val="17"/>
            <w:u w:val="single"/>
            <w:lang w:eastAsia="en-IN"/>
          </w:rPr>
          <w:t>Valentine’s Day Special: Offbeat Romantic Places in India</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pBdr>
          <w:top w:val="single" w:sz="4" w:space="0" w:color="EEEEEE"/>
          <w:bottom w:val="single" w:sz="4" w:space="4" w:color="EEEEEE"/>
        </w:pBdr>
        <w:spacing w:before="100" w:beforeAutospacing="1" w:after="100" w:afterAutospacing="1" w:line="240" w:lineRule="auto"/>
        <w:rPr>
          <w:ins w:id="434" w:author="Unknown"/>
          <w:rFonts w:ascii="Segoe UI" w:eastAsia="Times New Roman" w:hAnsi="Segoe UI" w:cs="Segoe UI"/>
          <w:color w:val="000000"/>
          <w:sz w:val="15"/>
          <w:szCs w:val="15"/>
          <w:lang w:eastAsia="en-IN"/>
        </w:rPr>
      </w:pPr>
      <w:r>
        <w:rPr>
          <w:rFonts w:ascii="Segoe UI" w:eastAsia="Times New Roman" w:hAnsi="Segoe UI" w:cs="Segoe UI"/>
          <w:noProof/>
          <w:color w:val="333333"/>
          <w:sz w:val="15"/>
          <w:szCs w:val="15"/>
          <w:lang w:eastAsia="en-IN"/>
        </w:rPr>
        <w:drawing>
          <wp:inline distT="0" distB="0" distL="0" distR="0">
            <wp:extent cx="2857500" cy="1905000"/>
            <wp:effectExtent l="19050" t="0" r="0" b="0"/>
            <wp:docPr id="55" name="Picture 55" descr="Kovalam, Kerala (Source)">
              <a:hlinkClick xmlns:a="http://schemas.openxmlformats.org/drawingml/2006/main" r:id="rId93" tooltip="&quot;Permalink to Valentine’s Day Special: Offbeat Romantic Places in Ind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Kovalam, Kerala (Source)">
                      <a:hlinkClick r:id="rId93" tooltip="&quot;Permalink to Valentine’s Day Special: Offbeat Romantic Places in India&quot;"/>
                    </pic:cNvPr>
                    <pic:cNvPicPr>
                      <a:picLocks noChangeAspect="1" noChangeArrowheads="1"/>
                    </pic:cNvPicPr>
                  </pic:nvPicPr>
                  <pic:blipFill>
                    <a:blip r:embed="rId94"/>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4325D9" w:rsidRPr="004325D9" w:rsidRDefault="004325D9" w:rsidP="004325D9">
      <w:pPr>
        <w:numPr>
          <w:ilvl w:val="0"/>
          <w:numId w:val="3"/>
        </w:numPr>
        <w:pBdr>
          <w:top w:val="single" w:sz="4" w:space="0" w:color="EEEEEE"/>
          <w:bottom w:val="single" w:sz="4" w:space="4" w:color="EEEEEE"/>
        </w:pBdr>
        <w:spacing w:before="100" w:beforeAutospacing="1" w:after="100" w:afterAutospacing="1" w:line="240" w:lineRule="auto"/>
        <w:ind w:left="410"/>
        <w:rPr>
          <w:ins w:id="435" w:author="Unknown"/>
          <w:rFonts w:ascii="Segoe UI" w:eastAsia="Times New Roman" w:hAnsi="Segoe UI" w:cs="Segoe UI"/>
          <w:color w:val="000000"/>
          <w:sz w:val="15"/>
          <w:szCs w:val="15"/>
          <w:lang w:eastAsia="en-IN"/>
        </w:rPr>
      </w:pPr>
      <w:ins w:id="436"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"https://www.holidify.com/blog/food-of-manipur/" \o "Permalink to Delicious Delicacies Of Manipur That You Should Not Miss!"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333333"/>
            <w:sz w:val="17"/>
            <w:u w:val="single"/>
            <w:lang w:eastAsia="en-IN"/>
          </w:rPr>
          <w:t>Delicious Delicacies Of Manipur That You Should Not Miss!</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pBdr>
          <w:top w:val="single" w:sz="4" w:space="0" w:color="EEEEEE"/>
          <w:bottom w:val="single" w:sz="4" w:space="4" w:color="EEEEEE"/>
        </w:pBdr>
        <w:spacing w:before="100" w:beforeAutospacing="1" w:after="100" w:afterAutospacing="1" w:line="240" w:lineRule="auto"/>
        <w:rPr>
          <w:ins w:id="437" w:author="Unknown"/>
          <w:rFonts w:ascii="Segoe UI" w:eastAsia="Times New Roman" w:hAnsi="Segoe UI" w:cs="Segoe UI"/>
          <w:color w:val="000000"/>
          <w:sz w:val="15"/>
          <w:szCs w:val="15"/>
          <w:lang w:eastAsia="en-IN"/>
        </w:rPr>
      </w:pPr>
      <w:r>
        <w:rPr>
          <w:rFonts w:ascii="Segoe UI" w:eastAsia="Times New Roman" w:hAnsi="Segoe UI" w:cs="Segoe UI"/>
          <w:noProof/>
          <w:color w:val="333333"/>
          <w:sz w:val="15"/>
          <w:szCs w:val="15"/>
          <w:lang w:eastAsia="en-IN"/>
        </w:rPr>
        <w:lastRenderedPageBreak/>
        <w:drawing>
          <wp:inline distT="0" distB="0" distL="0" distR="0">
            <wp:extent cx="2857500" cy="1600200"/>
            <wp:effectExtent l="19050" t="0" r="0" b="0"/>
            <wp:docPr id="56" name="Picture 56" descr="Food of Manipur_Holidify">
              <a:hlinkClick xmlns:a="http://schemas.openxmlformats.org/drawingml/2006/main" r:id="rId95" tooltip="&quot;Permalink to Delicious Delicacies Of Manipur That You Should Not Mi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ood of Manipur_Holidify">
                      <a:hlinkClick r:id="rId95" tooltip="&quot;Permalink to Delicious Delicacies Of Manipur That You Should Not Miss!&quot;"/>
                    </pic:cNvPr>
                    <pic:cNvPicPr>
                      <a:picLocks noChangeAspect="1" noChangeArrowheads="1"/>
                    </pic:cNvPicPr>
                  </pic:nvPicPr>
                  <pic:blipFill>
                    <a:blip r:embed="rId96"/>
                    <a:srcRect/>
                    <a:stretch>
                      <a:fillRect/>
                    </a:stretch>
                  </pic:blipFill>
                  <pic:spPr bwMode="auto">
                    <a:xfrm>
                      <a:off x="0" y="0"/>
                      <a:ext cx="2857500" cy="1600200"/>
                    </a:xfrm>
                    <a:prstGeom prst="rect">
                      <a:avLst/>
                    </a:prstGeom>
                    <a:noFill/>
                    <a:ln w="9525">
                      <a:noFill/>
                      <a:miter lim="800000"/>
                      <a:headEnd/>
                      <a:tailEnd/>
                    </a:ln>
                  </pic:spPr>
                </pic:pic>
              </a:graphicData>
            </a:graphic>
          </wp:inline>
        </w:drawing>
      </w:r>
    </w:p>
    <w:p w:rsidR="004325D9" w:rsidRPr="004325D9" w:rsidRDefault="004325D9" w:rsidP="004325D9">
      <w:pPr>
        <w:numPr>
          <w:ilvl w:val="0"/>
          <w:numId w:val="3"/>
        </w:numPr>
        <w:pBdr>
          <w:top w:val="single" w:sz="4" w:space="0" w:color="EEEEEE"/>
          <w:bottom w:val="single" w:sz="4" w:space="4" w:color="EEEEEE"/>
        </w:pBdr>
        <w:spacing w:before="100" w:beforeAutospacing="1" w:after="100" w:afterAutospacing="1" w:line="240" w:lineRule="auto"/>
        <w:ind w:left="410"/>
        <w:rPr>
          <w:ins w:id="438" w:author="Unknown"/>
          <w:rFonts w:ascii="Segoe UI" w:eastAsia="Times New Roman" w:hAnsi="Segoe UI" w:cs="Segoe UI"/>
          <w:color w:val="000000"/>
          <w:sz w:val="15"/>
          <w:szCs w:val="15"/>
          <w:lang w:eastAsia="en-IN"/>
        </w:rPr>
      </w:pPr>
      <w:ins w:id="439" w:author="Unknown">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"https://www.holidify.com/blog/places-near-bangalore-for-monsoons/" \o "Permalink to Places to visit near Bangalore in Monsoon"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333333"/>
            <w:sz w:val="17"/>
            <w:u w:val="single"/>
            <w:lang w:eastAsia="en-IN"/>
          </w:rPr>
          <w:t>Places to visit near Bangalore in Monsoon</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pBdr>
          <w:top w:val="single" w:sz="4" w:space="0" w:color="EEEEEE"/>
          <w:bottom w:val="single" w:sz="4" w:space="4" w:color="EEEEEE"/>
        </w:pBdr>
        <w:spacing w:before="100" w:beforeAutospacing="1" w:after="100" w:afterAutospacing="1" w:line="240" w:lineRule="auto"/>
        <w:rPr>
          <w:ins w:id="440" w:author="Unknown"/>
          <w:rFonts w:ascii="Segoe UI" w:eastAsia="Times New Roman" w:hAnsi="Segoe UI" w:cs="Segoe UI"/>
          <w:color w:val="000000"/>
          <w:sz w:val="15"/>
          <w:szCs w:val="15"/>
          <w:lang w:eastAsia="en-IN"/>
        </w:rPr>
      </w:pPr>
      <w:r>
        <w:rPr>
          <w:rFonts w:ascii="Segoe UI" w:eastAsia="Times New Roman" w:hAnsi="Segoe UI" w:cs="Segoe UI"/>
          <w:noProof/>
          <w:color w:val="333333"/>
          <w:sz w:val="15"/>
          <w:szCs w:val="15"/>
          <w:lang w:eastAsia="en-IN"/>
        </w:rPr>
        <w:drawing>
          <wp:inline distT="0" distB="0" distL="0" distR="0">
            <wp:extent cx="2857500" cy="1581150"/>
            <wp:effectExtent l="19050" t="0" r="0" b="0"/>
            <wp:docPr id="57" name="Picture 57" descr="Copy of Pondicherry">
              <a:hlinkClick xmlns:a="http://schemas.openxmlformats.org/drawingml/2006/main" r:id="rId97" tooltip="&quot;Permalink to Places to visit near Bangalore in Monso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py of Pondicherry">
                      <a:hlinkClick r:id="rId97" tooltip="&quot;Permalink to Places to visit near Bangalore in Monsoon&quot;"/>
                    </pic:cNvPr>
                    <pic:cNvPicPr>
                      <a:picLocks noChangeAspect="1" noChangeArrowheads="1"/>
                    </pic:cNvPicPr>
                  </pic:nvPicPr>
                  <pic:blipFill>
                    <a:blip r:embed="rId98"/>
                    <a:srcRect/>
                    <a:stretch>
                      <a:fillRect/>
                    </a:stretch>
                  </pic:blipFill>
                  <pic:spPr bwMode="auto">
                    <a:xfrm>
                      <a:off x="0" y="0"/>
                      <a:ext cx="2857500" cy="1581150"/>
                    </a:xfrm>
                    <a:prstGeom prst="rect">
                      <a:avLst/>
                    </a:prstGeom>
                    <a:noFill/>
                    <a:ln w="9525">
                      <a:noFill/>
                      <a:miter lim="800000"/>
                      <a:headEnd/>
                      <a:tailEnd/>
                    </a:ln>
                  </pic:spPr>
                </pic:pic>
              </a:graphicData>
            </a:graphic>
          </wp:inline>
        </w:drawing>
      </w:r>
    </w:p>
    <w:p w:rsidR="004325D9" w:rsidRPr="004325D9" w:rsidRDefault="004325D9" w:rsidP="004325D9">
      <w:pPr>
        <w:spacing w:after="150" w:line="290" w:lineRule="atLeast"/>
        <w:outlineLvl w:val="2"/>
        <w:rPr>
          <w:ins w:id="441" w:author="Unknown"/>
          <w:rFonts w:ascii="Arial" w:eastAsia="Times New Roman" w:hAnsi="Arial" w:cs="Arial"/>
          <w:color w:val="000000"/>
          <w:sz w:val="32"/>
          <w:szCs w:val="32"/>
          <w:lang w:eastAsia="en-IN"/>
        </w:rPr>
      </w:pPr>
      <w:ins w:id="442" w:author="Unknown">
        <w:r w:rsidRPr="004325D9">
          <w:rPr>
            <w:rFonts w:ascii="Arial" w:eastAsia="Times New Roman" w:hAnsi="Arial" w:cs="Arial"/>
            <w:color w:val="000000"/>
            <w:sz w:val="32"/>
            <w:lang w:eastAsia="en-IN"/>
          </w:rPr>
          <w:t>Most Popular </w:t>
        </w:r>
        <w:r w:rsidRPr="004325D9">
          <w:rPr>
            <w:rFonts w:ascii="Arial" w:eastAsia="Times New Roman" w:hAnsi="Arial" w:cs="Arial"/>
            <w:color w:val="000000"/>
            <w:sz w:val="32"/>
            <w:szCs w:val="32"/>
            <w:lang w:eastAsia="en-IN"/>
          </w:rPr>
          <w:t>Posts</w:t>
        </w:r>
      </w:ins>
    </w:p>
    <w:p w:rsidR="004325D9" w:rsidRPr="004325D9" w:rsidRDefault="004325D9" w:rsidP="004325D9">
      <w:pPr>
        <w:spacing w:before="100" w:beforeAutospacing="1" w:after="100" w:afterAutospacing="1" w:line="240" w:lineRule="auto"/>
        <w:rPr>
          <w:ins w:id="443" w:author="Unknown"/>
          <w:rFonts w:ascii="Segoe UI" w:eastAsia="Times New Roman" w:hAnsi="Segoe UI" w:cs="Segoe UI"/>
          <w:color w:val="000000"/>
          <w:sz w:val="15"/>
          <w:szCs w:val="15"/>
          <w:lang w:eastAsia="en-IN"/>
        </w:rPr>
      </w:pPr>
      <w:ins w:id="444" w:author="Unknown">
        <w:r w:rsidRPr="004325D9">
          <w:rPr>
            <w:rFonts w:ascii="Segoe UI" w:eastAsia="Times New Roman" w:hAnsi="Segoe UI" w:cs="Segoe UI"/>
            <w:color w:val="000000"/>
            <w:sz w:val="15"/>
            <w:szCs w:val="15"/>
            <w:lang w:eastAsia="en-IN"/>
          </w:rPr>
          <w:t>Also read </w:t>
        </w:r>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"https://www.holidify.com/pages/harry-met-sejal-shooting-locations-118.html"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color w:val="333333"/>
            <w:sz w:val="15"/>
            <w:u w:val="single"/>
            <w:lang w:eastAsia="en-IN"/>
          </w:rPr>
          <w:t>Jab Harry Met Sejal Shooting Locations To Fastrack Your Pending Europe Plans</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numPr>
          <w:ilvl w:val="0"/>
          <w:numId w:val="4"/>
        </w:numPr>
        <w:pBdr>
          <w:top w:val="single" w:sz="4" w:space="0" w:color="EEEEEE"/>
          <w:bottom w:val="single" w:sz="4" w:space="4" w:color="EEEEEE"/>
        </w:pBdr>
        <w:spacing w:before="100" w:beforeAutospacing="1" w:after="100" w:afterAutospacing="1" w:line="240" w:lineRule="auto"/>
        <w:ind w:left="410"/>
        <w:rPr>
          <w:ins w:id="445" w:author="Unknown"/>
          <w:rFonts w:ascii="Segoe UI" w:eastAsia="Times New Roman" w:hAnsi="Segoe UI" w:cs="Segoe UI"/>
          <w:color w:val="000000"/>
          <w:sz w:val="15"/>
          <w:szCs w:val="15"/>
          <w:lang w:eastAsia="en-IN"/>
        </w:rPr>
      </w:pPr>
      <w:ins w:id="446" w:author="Unknown">
        <w:r w:rsidRPr="004325D9">
          <w:rPr>
            <w:rFonts w:ascii="Segoe UI" w:eastAsia="Times New Roman" w:hAnsi="Segoe UI" w:cs="Segoe UI"/>
            <w:color w:val="000000"/>
            <w:sz w:val="15"/>
            <w:szCs w:val="15"/>
            <w:lang w:eastAsia="en-IN"/>
          </w:rPr>
          <w:t>25 Best Road Trips in India That You Must Take In 2017</w:t>
        </w:r>
      </w:ins>
    </w:p>
    <w:p w:rsidR="004325D9" w:rsidRPr="004325D9" w:rsidRDefault="004325D9" w:rsidP="004325D9">
      <w:pPr>
        <w:pBdr>
          <w:top w:val="single" w:sz="4" w:space="0" w:color="EEEEEE"/>
          <w:bottom w:val="single" w:sz="4" w:space="4" w:color="EEEEEE"/>
        </w:pBdr>
        <w:spacing w:before="100" w:beforeAutospacing="1" w:after="100" w:afterAutospacing="1" w:line="240" w:lineRule="auto"/>
        <w:rPr>
          <w:ins w:id="447" w:author="Unknown"/>
          <w:rFonts w:ascii="Segoe UI" w:eastAsia="Times New Roman" w:hAnsi="Segoe UI" w:cs="Segoe UI"/>
          <w:color w:val="000000"/>
          <w:sz w:val="15"/>
          <w:szCs w:val="15"/>
          <w:lang w:eastAsia="en-IN"/>
        </w:rPr>
      </w:pPr>
      <w:r>
        <w:rPr>
          <w:rFonts w:ascii="Segoe UI" w:eastAsia="Times New Roman" w:hAnsi="Segoe UI" w:cs="Segoe UI"/>
          <w:noProof/>
          <w:color w:val="333333"/>
          <w:sz w:val="15"/>
          <w:szCs w:val="15"/>
          <w:lang w:eastAsia="en-IN"/>
        </w:rPr>
        <w:drawing>
          <wp:inline distT="0" distB="0" distL="0" distR="0">
            <wp:extent cx="2857500" cy="1898650"/>
            <wp:effectExtent l="19050" t="0" r="0" b="0"/>
            <wp:docPr id="58" name="Picture 58" descr="Henrik Johanssen">
              <a:hlinkClick xmlns:a="http://schemas.openxmlformats.org/drawingml/2006/main" r:id="rId99" tooltip="&quot;Permalink to 25 Best Road Trips in India That You Must Take In 2017&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enrik Johanssen">
                      <a:hlinkClick r:id="rId99" tooltip="&quot;Permalink to 25 Best Road Trips in India That You Must Take In 2017&quot;"/>
                    </pic:cNvPr>
                    <pic:cNvPicPr>
                      <a:picLocks noChangeAspect="1" noChangeArrowheads="1"/>
                    </pic:cNvPicPr>
                  </pic:nvPicPr>
                  <pic:blipFill>
                    <a:blip r:embed="rId100"/>
                    <a:srcRect/>
                    <a:stretch>
                      <a:fillRect/>
                    </a:stretch>
                  </pic:blipFill>
                  <pic:spPr bwMode="auto">
                    <a:xfrm>
                      <a:off x="0" y="0"/>
                      <a:ext cx="2857500" cy="1898650"/>
                    </a:xfrm>
                    <a:prstGeom prst="rect">
                      <a:avLst/>
                    </a:prstGeom>
                    <a:noFill/>
                    <a:ln w="9525">
                      <a:noFill/>
                      <a:miter lim="800000"/>
                      <a:headEnd/>
                      <a:tailEnd/>
                    </a:ln>
                  </pic:spPr>
                </pic:pic>
              </a:graphicData>
            </a:graphic>
          </wp:inline>
        </w:drawing>
      </w:r>
    </w:p>
    <w:p w:rsidR="004325D9" w:rsidRPr="004325D9" w:rsidRDefault="004325D9" w:rsidP="004325D9">
      <w:pPr>
        <w:numPr>
          <w:ilvl w:val="0"/>
          <w:numId w:val="4"/>
        </w:numPr>
        <w:pBdr>
          <w:top w:val="single" w:sz="4" w:space="0" w:color="EEEEEE"/>
          <w:bottom w:val="single" w:sz="4" w:space="4" w:color="EEEEEE"/>
        </w:pBdr>
        <w:spacing w:before="100" w:beforeAutospacing="1" w:after="100" w:afterAutospacing="1" w:line="240" w:lineRule="auto"/>
        <w:ind w:left="410"/>
        <w:rPr>
          <w:ins w:id="448" w:author="Unknown"/>
          <w:rFonts w:ascii="Segoe UI" w:eastAsia="Times New Roman" w:hAnsi="Segoe UI" w:cs="Segoe UI"/>
          <w:color w:val="000000"/>
          <w:sz w:val="15"/>
          <w:szCs w:val="15"/>
          <w:lang w:eastAsia="en-IN"/>
        </w:rPr>
      </w:pPr>
      <w:ins w:id="449" w:author="Unknown">
        <w:r w:rsidRPr="004325D9">
          <w:rPr>
            <w:rFonts w:ascii="Segoe UI" w:eastAsia="Times New Roman" w:hAnsi="Segoe UI" w:cs="Segoe UI"/>
            <w:color w:val="000000"/>
            <w:sz w:val="15"/>
            <w:szCs w:val="15"/>
            <w:lang w:eastAsia="en-IN"/>
          </w:rPr>
          <w:t>Best Places For Solo Travel In India</w:t>
        </w:r>
      </w:ins>
    </w:p>
    <w:p w:rsidR="004325D9" w:rsidRPr="004325D9" w:rsidRDefault="004325D9" w:rsidP="004325D9">
      <w:pPr>
        <w:pBdr>
          <w:top w:val="single" w:sz="4" w:space="0" w:color="EEEEEE"/>
          <w:bottom w:val="single" w:sz="4" w:space="4" w:color="EEEEEE"/>
        </w:pBdr>
        <w:spacing w:before="100" w:beforeAutospacing="1" w:after="100" w:afterAutospacing="1" w:line="240" w:lineRule="auto"/>
        <w:rPr>
          <w:ins w:id="450" w:author="Unknown"/>
          <w:rFonts w:ascii="Segoe UI" w:eastAsia="Times New Roman" w:hAnsi="Segoe UI" w:cs="Segoe UI"/>
          <w:color w:val="000000"/>
          <w:sz w:val="15"/>
          <w:szCs w:val="15"/>
          <w:lang w:eastAsia="en-IN"/>
        </w:rPr>
      </w:pPr>
      <w:r>
        <w:rPr>
          <w:rFonts w:ascii="Segoe UI" w:eastAsia="Times New Roman" w:hAnsi="Segoe UI" w:cs="Segoe UI"/>
          <w:noProof/>
          <w:color w:val="333333"/>
          <w:sz w:val="15"/>
          <w:szCs w:val="15"/>
          <w:lang w:eastAsia="en-IN"/>
        </w:rPr>
        <w:lastRenderedPageBreak/>
        <w:drawing>
          <wp:inline distT="0" distB="0" distL="0" distR="0">
            <wp:extent cx="2857500" cy="1600200"/>
            <wp:effectExtent l="19050" t="0" r="0" b="0"/>
            <wp:docPr id="59" name="Picture 59" descr="solo travel">
              <a:hlinkClick xmlns:a="http://schemas.openxmlformats.org/drawingml/2006/main" r:id="rId101" tooltip="&quot;Permalink to Best Places For Solo Travel In Ind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olo travel">
                      <a:hlinkClick r:id="rId101" tooltip="&quot;Permalink to Best Places For Solo Travel In India&quot;"/>
                    </pic:cNvPr>
                    <pic:cNvPicPr>
                      <a:picLocks noChangeAspect="1" noChangeArrowheads="1"/>
                    </pic:cNvPicPr>
                  </pic:nvPicPr>
                  <pic:blipFill>
                    <a:blip r:embed="rId102"/>
                    <a:srcRect/>
                    <a:stretch>
                      <a:fillRect/>
                    </a:stretch>
                  </pic:blipFill>
                  <pic:spPr bwMode="auto">
                    <a:xfrm>
                      <a:off x="0" y="0"/>
                      <a:ext cx="2857500" cy="1600200"/>
                    </a:xfrm>
                    <a:prstGeom prst="rect">
                      <a:avLst/>
                    </a:prstGeom>
                    <a:noFill/>
                    <a:ln w="9525">
                      <a:noFill/>
                      <a:miter lim="800000"/>
                      <a:headEnd/>
                      <a:tailEnd/>
                    </a:ln>
                  </pic:spPr>
                </pic:pic>
              </a:graphicData>
            </a:graphic>
          </wp:inline>
        </w:drawing>
      </w:r>
    </w:p>
    <w:p w:rsidR="004325D9" w:rsidRPr="004325D9" w:rsidRDefault="004325D9" w:rsidP="004325D9">
      <w:pPr>
        <w:numPr>
          <w:ilvl w:val="0"/>
          <w:numId w:val="4"/>
        </w:numPr>
        <w:pBdr>
          <w:top w:val="single" w:sz="4" w:space="0" w:color="EEEEEE"/>
          <w:bottom w:val="single" w:sz="4" w:space="4" w:color="EEEEEE"/>
        </w:pBdr>
        <w:spacing w:before="100" w:beforeAutospacing="1" w:after="100" w:afterAutospacing="1" w:line="240" w:lineRule="auto"/>
        <w:ind w:left="410"/>
        <w:rPr>
          <w:ins w:id="451" w:author="Unknown"/>
          <w:rFonts w:ascii="Segoe UI" w:eastAsia="Times New Roman" w:hAnsi="Segoe UI" w:cs="Segoe UI"/>
          <w:color w:val="000000"/>
          <w:sz w:val="15"/>
          <w:szCs w:val="15"/>
          <w:lang w:eastAsia="en-IN"/>
        </w:rPr>
      </w:pPr>
      <w:ins w:id="452" w:author="Unknown">
        <w:r w:rsidRPr="004325D9">
          <w:rPr>
            <w:rFonts w:ascii="Segoe UI" w:eastAsia="Times New Roman" w:hAnsi="Segoe UI" w:cs="Segoe UI"/>
            <w:color w:val="000000"/>
            <w:sz w:val="15"/>
            <w:szCs w:val="15"/>
            <w:lang w:eastAsia="en-IN"/>
          </w:rPr>
          <w:t>Goa Beaches: 35 Best Beaches In Goa That You Must Visit</w:t>
        </w:r>
      </w:ins>
    </w:p>
    <w:p w:rsidR="004325D9" w:rsidRPr="004325D9" w:rsidRDefault="004325D9" w:rsidP="004325D9">
      <w:pPr>
        <w:pBdr>
          <w:top w:val="single" w:sz="4" w:space="0" w:color="EEEEEE"/>
          <w:bottom w:val="single" w:sz="4" w:space="4" w:color="EEEEEE"/>
        </w:pBdr>
        <w:spacing w:before="100" w:beforeAutospacing="1" w:after="100" w:afterAutospacing="1" w:line="240" w:lineRule="auto"/>
        <w:rPr>
          <w:ins w:id="453" w:author="Unknown"/>
          <w:rFonts w:ascii="Segoe UI" w:eastAsia="Times New Roman" w:hAnsi="Segoe UI" w:cs="Segoe UI"/>
          <w:color w:val="000000"/>
          <w:sz w:val="15"/>
          <w:szCs w:val="15"/>
          <w:lang w:eastAsia="en-IN"/>
        </w:rPr>
      </w:pPr>
      <w:r>
        <w:rPr>
          <w:rFonts w:ascii="Segoe UI" w:eastAsia="Times New Roman" w:hAnsi="Segoe UI" w:cs="Segoe UI"/>
          <w:noProof/>
          <w:color w:val="333333"/>
          <w:sz w:val="15"/>
          <w:szCs w:val="15"/>
          <w:lang w:eastAsia="en-IN"/>
        </w:rPr>
        <w:drawing>
          <wp:inline distT="0" distB="0" distL="0" distR="0">
            <wp:extent cx="2857500" cy="1600200"/>
            <wp:effectExtent l="19050" t="0" r="0" b="0"/>
            <wp:docPr id="60" name="Picture 60" descr="beaches goa">
              <a:hlinkClick xmlns:a="http://schemas.openxmlformats.org/drawingml/2006/main" r:id="rId103" tooltip="&quot;Permalink to Goa Beaches: 35 Best Beaches In Goa That You Must Visi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eaches goa">
                      <a:hlinkClick r:id="rId103" tooltip="&quot;Permalink to Goa Beaches: 35 Best Beaches In Goa That You Must Visit&quot;"/>
                    </pic:cNvPr>
                    <pic:cNvPicPr>
                      <a:picLocks noChangeAspect="1" noChangeArrowheads="1"/>
                    </pic:cNvPicPr>
                  </pic:nvPicPr>
                  <pic:blipFill>
                    <a:blip r:embed="rId104"/>
                    <a:srcRect/>
                    <a:stretch>
                      <a:fillRect/>
                    </a:stretch>
                  </pic:blipFill>
                  <pic:spPr bwMode="auto">
                    <a:xfrm>
                      <a:off x="0" y="0"/>
                      <a:ext cx="2857500" cy="1600200"/>
                    </a:xfrm>
                    <a:prstGeom prst="rect">
                      <a:avLst/>
                    </a:prstGeom>
                    <a:noFill/>
                    <a:ln w="9525">
                      <a:noFill/>
                      <a:miter lim="800000"/>
                      <a:headEnd/>
                      <a:tailEnd/>
                    </a:ln>
                  </pic:spPr>
                </pic:pic>
              </a:graphicData>
            </a:graphic>
          </wp:inline>
        </w:drawing>
      </w:r>
    </w:p>
    <w:p w:rsidR="004325D9" w:rsidRPr="004325D9" w:rsidRDefault="004325D9" w:rsidP="004325D9">
      <w:pPr>
        <w:numPr>
          <w:ilvl w:val="0"/>
          <w:numId w:val="4"/>
        </w:numPr>
        <w:pBdr>
          <w:top w:val="single" w:sz="4" w:space="0" w:color="EEEEEE"/>
          <w:bottom w:val="single" w:sz="4" w:space="4" w:color="EEEEEE"/>
        </w:pBdr>
        <w:spacing w:before="100" w:beforeAutospacing="1" w:after="100" w:afterAutospacing="1" w:line="240" w:lineRule="auto"/>
        <w:ind w:left="410"/>
        <w:rPr>
          <w:ins w:id="454" w:author="Unknown"/>
          <w:rFonts w:ascii="Segoe UI" w:eastAsia="Times New Roman" w:hAnsi="Segoe UI" w:cs="Segoe UI"/>
          <w:color w:val="000000"/>
          <w:sz w:val="15"/>
          <w:szCs w:val="15"/>
          <w:lang w:eastAsia="en-IN"/>
        </w:rPr>
      </w:pPr>
      <w:ins w:id="455" w:author="Unknown">
        <w:r w:rsidRPr="004325D9">
          <w:rPr>
            <w:rFonts w:ascii="Segoe UI" w:eastAsia="Times New Roman" w:hAnsi="Segoe UI" w:cs="Segoe UI"/>
            <w:color w:val="000000"/>
            <w:sz w:val="15"/>
            <w:szCs w:val="15"/>
            <w:lang w:eastAsia="en-IN"/>
          </w:rPr>
          <w:t>Bhangarh Fort &gt; Story Behind The Haunted Fort Perfect For short Trip</w:t>
        </w:r>
      </w:ins>
    </w:p>
    <w:p w:rsidR="004325D9" w:rsidRPr="004325D9" w:rsidRDefault="004325D9" w:rsidP="004325D9">
      <w:pPr>
        <w:pBdr>
          <w:top w:val="single" w:sz="4" w:space="0" w:color="EEEEEE"/>
          <w:bottom w:val="single" w:sz="4" w:space="4" w:color="EEEEEE"/>
        </w:pBdr>
        <w:spacing w:before="100" w:beforeAutospacing="1" w:after="100" w:afterAutospacing="1" w:line="240" w:lineRule="auto"/>
        <w:rPr>
          <w:ins w:id="456" w:author="Unknown"/>
          <w:rFonts w:ascii="Segoe UI" w:eastAsia="Times New Roman" w:hAnsi="Segoe UI" w:cs="Segoe UI"/>
          <w:color w:val="000000"/>
          <w:sz w:val="15"/>
          <w:szCs w:val="15"/>
          <w:lang w:eastAsia="en-IN"/>
        </w:rPr>
      </w:pPr>
      <w:r>
        <w:rPr>
          <w:rFonts w:ascii="Segoe UI" w:eastAsia="Times New Roman" w:hAnsi="Segoe UI" w:cs="Segoe UI"/>
          <w:noProof/>
          <w:color w:val="333333"/>
          <w:sz w:val="15"/>
          <w:szCs w:val="15"/>
          <w:lang w:eastAsia="en-IN"/>
        </w:rPr>
        <w:drawing>
          <wp:inline distT="0" distB="0" distL="0" distR="0">
            <wp:extent cx="2857500" cy="1581150"/>
            <wp:effectExtent l="19050" t="0" r="0" b="0"/>
            <wp:docPr id="61" name="Picture 61" descr="https://www.holidify.com/blog/wp-content/uploads/2015/06/Copy-of-Bhangarh-300x166.png">
              <a:hlinkClick xmlns:a="http://schemas.openxmlformats.org/drawingml/2006/main" r:id="rId64" tooltip="&quot;Permalink to Bhangarh Fort &gt; Story Behind The Haunted Fort Perfect For short Tri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holidify.com/blog/wp-content/uploads/2015/06/Copy-of-Bhangarh-300x166.png">
                      <a:hlinkClick r:id="rId64" tooltip="&quot;Permalink to Bhangarh Fort &gt; Story Behind The Haunted Fort Perfect For short Trip&quot;"/>
                    </pic:cNvPr>
                    <pic:cNvPicPr>
                      <a:picLocks noChangeAspect="1" noChangeArrowheads="1"/>
                    </pic:cNvPicPr>
                  </pic:nvPicPr>
                  <pic:blipFill>
                    <a:blip r:embed="rId105"/>
                    <a:srcRect/>
                    <a:stretch>
                      <a:fillRect/>
                    </a:stretch>
                  </pic:blipFill>
                  <pic:spPr bwMode="auto">
                    <a:xfrm>
                      <a:off x="0" y="0"/>
                      <a:ext cx="2857500" cy="1581150"/>
                    </a:xfrm>
                    <a:prstGeom prst="rect">
                      <a:avLst/>
                    </a:prstGeom>
                    <a:noFill/>
                    <a:ln w="9525">
                      <a:noFill/>
                      <a:miter lim="800000"/>
                      <a:headEnd/>
                      <a:tailEnd/>
                    </a:ln>
                  </pic:spPr>
                </pic:pic>
              </a:graphicData>
            </a:graphic>
          </wp:inline>
        </w:drawing>
      </w:r>
    </w:p>
    <w:p w:rsidR="004325D9" w:rsidRPr="004325D9" w:rsidRDefault="004325D9" w:rsidP="004325D9">
      <w:pPr>
        <w:numPr>
          <w:ilvl w:val="0"/>
          <w:numId w:val="4"/>
        </w:numPr>
        <w:pBdr>
          <w:top w:val="single" w:sz="4" w:space="0" w:color="EEEEEE"/>
          <w:bottom w:val="single" w:sz="4" w:space="4" w:color="EEEEEE"/>
        </w:pBdr>
        <w:spacing w:before="100" w:beforeAutospacing="1" w:after="100" w:afterAutospacing="1" w:line="240" w:lineRule="auto"/>
        <w:ind w:left="410"/>
        <w:rPr>
          <w:ins w:id="457" w:author="Unknown"/>
          <w:rFonts w:ascii="Segoe UI" w:eastAsia="Times New Roman" w:hAnsi="Segoe UI" w:cs="Segoe UI"/>
          <w:color w:val="000000"/>
          <w:sz w:val="15"/>
          <w:szCs w:val="15"/>
          <w:lang w:eastAsia="en-IN"/>
        </w:rPr>
      </w:pPr>
      <w:ins w:id="458" w:author="Unknown">
        <w:r w:rsidRPr="004325D9">
          <w:rPr>
            <w:rFonts w:ascii="Segoe UI" w:eastAsia="Times New Roman" w:hAnsi="Segoe UI" w:cs="Segoe UI"/>
            <w:color w:val="000000"/>
            <w:sz w:val="15"/>
            <w:szCs w:val="15"/>
            <w:lang w:eastAsia="en-IN"/>
          </w:rPr>
          <w:t>Here Is A List Of Haunted Places in Rajasthan To Give You Serious Chills!</w:t>
        </w:r>
      </w:ins>
    </w:p>
    <w:p w:rsidR="004325D9" w:rsidRPr="004325D9" w:rsidRDefault="004325D9" w:rsidP="004325D9">
      <w:pPr>
        <w:pBdr>
          <w:top w:val="single" w:sz="4" w:space="0" w:color="EEEEEE"/>
          <w:bottom w:val="single" w:sz="4" w:space="4" w:color="EEEEEE"/>
        </w:pBdr>
        <w:spacing w:before="100" w:beforeAutospacing="1" w:after="100" w:afterAutospacing="1" w:line="240" w:lineRule="auto"/>
        <w:rPr>
          <w:ins w:id="459" w:author="Unknown"/>
          <w:rFonts w:ascii="Segoe UI" w:eastAsia="Times New Roman" w:hAnsi="Segoe UI" w:cs="Segoe UI"/>
          <w:color w:val="000000"/>
          <w:sz w:val="15"/>
          <w:szCs w:val="15"/>
          <w:lang w:eastAsia="en-IN"/>
        </w:rPr>
      </w:pPr>
      <w:r>
        <w:rPr>
          <w:rFonts w:ascii="Segoe UI" w:eastAsia="Times New Roman" w:hAnsi="Segoe UI" w:cs="Segoe UI"/>
          <w:noProof/>
          <w:color w:val="333333"/>
          <w:sz w:val="15"/>
          <w:szCs w:val="15"/>
          <w:lang w:eastAsia="en-IN"/>
        </w:rPr>
        <w:drawing>
          <wp:inline distT="0" distB="0" distL="0" distR="0">
            <wp:extent cx="2857500" cy="1600200"/>
            <wp:effectExtent l="19050" t="0" r="0" b="0"/>
            <wp:docPr id="62" name="Picture 62" descr="Rajasthan">
              <a:hlinkClick xmlns:a="http://schemas.openxmlformats.org/drawingml/2006/main" r:id="rId106" tooltip="&quot;Permalink to Here Is A List Of Haunted Places in Rajasthan To Give You Serious Chill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ajasthan">
                      <a:hlinkClick r:id="rId106" tooltip="&quot;Permalink to Here Is A List Of Haunted Places in Rajasthan To Give You Serious Chills!&quot;"/>
                    </pic:cNvPr>
                    <pic:cNvPicPr>
                      <a:picLocks noChangeAspect="1" noChangeArrowheads="1"/>
                    </pic:cNvPicPr>
                  </pic:nvPicPr>
                  <pic:blipFill>
                    <a:blip r:embed="rId107"/>
                    <a:srcRect/>
                    <a:stretch>
                      <a:fillRect/>
                    </a:stretch>
                  </pic:blipFill>
                  <pic:spPr bwMode="auto">
                    <a:xfrm>
                      <a:off x="0" y="0"/>
                      <a:ext cx="2857500" cy="1600200"/>
                    </a:xfrm>
                    <a:prstGeom prst="rect">
                      <a:avLst/>
                    </a:prstGeom>
                    <a:noFill/>
                    <a:ln w="9525">
                      <a:noFill/>
                      <a:miter lim="800000"/>
                      <a:headEnd/>
                      <a:tailEnd/>
                    </a:ln>
                  </pic:spPr>
                </pic:pic>
              </a:graphicData>
            </a:graphic>
          </wp:inline>
        </w:drawing>
      </w:r>
    </w:p>
    <w:p w:rsidR="004325D9" w:rsidRPr="004325D9" w:rsidRDefault="004325D9" w:rsidP="004325D9">
      <w:pPr>
        <w:spacing w:after="150" w:line="290" w:lineRule="atLeast"/>
        <w:outlineLvl w:val="2"/>
        <w:rPr>
          <w:ins w:id="460" w:author="Unknown"/>
          <w:rFonts w:ascii="Arial" w:eastAsia="Times New Roman" w:hAnsi="Arial" w:cs="Arial"/>
          <w:color w:val="000000"/>
          <w:sz w:val="32"/>
          <w:szCs w:val="32"/>
          <w:lang w:eastAsia="en-IN"/>
        </w:rPr>
      </w:pPr>
      <w:ins w:id="461" w:author="Unknown">
        <w:r w:rsidRPr="004325D9">
          <w:rPr>
            <w:rFonts w:ascii="Arial" w:eastAsia="Times New Roman" w:hAnsi="Arial" w:cs="Arial"/>
            <w:color w:val="000000"/>
            <w:sz w:val="32"/>
            <w:lang w:eastAsia="en-IN"/>
          </w:rPr>
          <w:t>Get Customized</w:t>
        </w:r>
        <w:r w:rsidRPr="004325D9">
          <w:rPr>
            <w:rFonts w:ascii="Arial" w:eastAsia="Times New Roman" w:hAnsi="Arial" w:cs="Arial"/>
            <w:color w:val="000000"/>
            <w:sz w:val="32"/>
            <w:szCs w:val="32"/>
            <w:lang w:eastAsia="en-IN"/>
          </w:rPr>
          <w:t>Package</w:t>
        </w:r>
      </w:ins>
    </w:p>
    <w:p w:rsidR="004325D9" w:rsidRPr="004325D9" w:rsidRDefault="004325D9" w:rsidP="004325D9">
      <w:pPr>
        <w:spacing w:after="0" w:line="240" w:lineRule="auto"/>
        <w:rPr>
          <w:ins w:id="462" w:author="Unknown"/>
          <w:rFonts w:ascii="Segoe UI" w:eastAsia="Times New Roman" w:hAnsi="Segoe UI" w:cs="Segoe UI"/>
          <w:color w:val="000000"/>
          <w:sz w:val="15"/>
          <w:szCs w:val="15"/>
          <w:lang w:eastAsia="en-IN"/>
        </w:rPr>
      </w:pPr>
      <w:ins w:id="463" w:author="Unknown">
        <w:r w:rsidRPr="004325D9">
          <w:rPr>
            <w:rFonts w:ascii="Segoe UI" w:eastAsia="Times New Roman" w:hAnsi="Segoe UI" w:cs="Segoe UI"/>
            <w:color w:val="000000"/>
            <w:sz w:val="15"/>
            <w:szCs w:val="15"/>
            <w:lang w:eastAsia="en-IN"/>
          </w:rPr>
          <w:lastRenderedPageBreak/>
          <w:object w:dxaOrig="1440" w:dyaOrig="1440">
            <v:shape id="_x0000_i1158" type="#_x0000_t75" style="width:62.4pt;height:18pt" o:ole="">
              <v:imagedata r:id="rId77" o:title=""/>
            </v:shape>
            <w:control r:id="rId108" w:name="DefaultOcxName2" w:shapeid="_x0000_i1158"/>
          </w:object>
        </w:r>
        <w:r w:rsidRPr="004325D9">
          <w:rPr>
            <w:rFonts w:ascii="Segoe UI" w:eastAsia="Times New Roman" w:hAnsi="Segoe UI" w:cs="Segoe UI"/>
            <w:color w:val="000000"/>
            <w:sz w:val="15"/>
            <w:szCs w:val="15"/>
            <w:lang w:eastAsia="en-IN"/>
          </w:rPr>
          <w:t> </w:t>
        </w:r>
        <w:r w:rsidRPr="004325D9">
          <w:rPr>
            <w:rFonts w:ascii="Segoe UI" w:eastAsia="Times New Roman" w:hAnsi="Segoe UI" w:cs="Segoe UI"/>
            <w:color w:val="000000"/>
            <w:sz w:val="15"/>
            <w:szCs w:val="15"/>
            <w:lang w:eastAsia="en-IN"/>
          </w:rPr>
          <w:br/>
        </w:r>
        <w:r w:rsidRPr="004325D9">
          <w:rPr>
            <w:rFonts w:ascii="Segoe UI" w:eastAsia="Times New Roman" w:hAnsi="Segoe UI" w:cs="Segoe UI"/>
            <w:color w:val="000000"/>
            <w:sz w:val="15"/>
            <w:szCs w:val="15"/>
            <w:lang w:eastAsia="en-IN"/>
          </w:rPr>
          <w:object w:dxaOrig="1440" w:dyaOrig="1440">
            <v:shape id="_x0000_i1157" type="#_x0000_t75" style="width:62.4pt;height:18pt" o:ole="">
              <v:imagedata r:id="rId77" o:title=""/>
            </v:shape>
            <w:control r:id="rId109" w:name="DefaultOcxName3" w:shapeid="_x0000_i1157"/>
          </w:object>
        </w:r>
        <w:r w:rsidRPr="004325D9">
          <w:rPr>
            <w:rFonts w:ascii="Segoe UI" w:eastAsia="Times New Roman" w:hAnsi="Segoe UI" w:cs="Segoe UI"/>
            <w:color w:val="000000"/>
            <w:sz w:val="15"/>
            <w:szCs w:val="15"/>
            <w:lang w:eastAsia="en-IN"/>
          </w:rPr>
          <w:t> </w:t>
        </w:r>
        <w:r w:rsidRPr="004325D9">
          <w:rPr>
            <w:rFonts w:ascii="Segoe UI" w:eastAsia="Times New Roman" w:hAnsi="Segoe UI" w:cs="Segoe UI"/>
            <w:color w:val="000000"/>
            <w:sz w:val="15"/>
            <w:szCs w:val="15"/>
            <w:lang w:eastAsia="en-IN"/>
          </w:rPr>
          <w:br/>
        </w:r>
        <w:r w:rsidRPr="004325D9">
          <w:rPr>
            <w:rFonts w:ascii="Segoe UI" w:eastAsia="Times New Roman" w:hAnsi="Segoe UI" w:cs="Segoe UI"/>
            <w:color w:val="000000"/>
            <w:sz w:val="15"/>
            <w:szCs w:val="15"/>
            <w:lang w:eastAsia="en-IN"/>
          </w:rPr>
          <w:fldChar w:fldCharType="begin"/>
        </w:r>
        <w:r w:rsidRPr="004325D9">
          <w:rPr>
            <w:rFonts w:ascii="Segoe UI" w:eastAsia="Times New Roman" w:hAnsi="Segoe UI" w:cs="Segoe UI"/>
            <w:color w:val="000000"/>
            <w:sz w:val="15"/>
            <w:szCs w:val="15"/>
            <w:lang w:eastAsia="en-IN"/>
          </w:rPr>
          <w:instrText xml:space="preserve"> HYPERLINK "https://www.holidify.com/blog/most-haunted-places-in-india-asi-list/" </w:instrText>
        </w:r>
        <w:r w:rsidRPr="004325D9">
          <w:rPr>
            <w:rFonts w:ascii="Segoe UI" w:eastAsia="Times New Roman" w:hAnsi="Segoe UI" w:cs="Segoe UI"/>
            <w:color w:val="000000"/>
            <w:sz w:val="15"/>
            <w:szCs w:val="15"/>
            <w:lang w:eastAsia="en-IN"/>
          </w:rPr>
          <w:fldChar w:fldCharType="separate"/>
        </w:r>
        <w:r w:rsidRPr="004325D9">
          <w:rPr>
            <w:rFonts w:ascii="Segoe UI" w:eastAsia="Times New Roman" w:hAnsi="Segoe UI" w:cs="Segoe UI"/>
            <w:b/>
            <w:bCs/>
            <w:color w:val="333333"/>
            <w:sz w:val="15"/>
            <w:u w:val="single"/>
            <w:lang w:eastAsia="en-IN"/>
          </w:rPr>
          <w:t>Submit</w:t>
        </w:r>
        <w:r w:rsidRPr="004325D9">
          <w:rPr>
            <w:rFonts w:ascii="Segoe UI" w:eastAsia="Times New Roman" w:hAnsi="Segoe UI" w:cs="Segoe UI"/>
            <w:color w:val="000000"/>
            <w:sz w:val="15"/>
            <w:szCs w:val="15"/>
            <w:lang w:eastAsia="en-IN"/>
          </w:rPr>
          <w:fldChar w:fldCharType="end"/>
        </w:r>
      </w:ins>
    </w:p>
    <w:p w:rsidR="004325D9" w:rsidRPr="004325D9" w:rsidRDefault="004325D9" w:rsidP="004325D9">
      <w:pPr>
        <w:shd w:val="clear" w:color="auto" w:fill="FCFCFC"/>
        <w:spacing w:before="100" w:beforeAutospacing="1" w:after="100" w:afterAutospacing="1" w:line="240" w:lineRule="auto"/>
        <w:jc w:val="center"/>
        <w:rPr>
          <w:ins w:id="464" w:author="Unknown"/>
          <w:rFonts w:ascii="Segoe UI" w:eastAsia="Times New Roman" w:hAnsi="Segoe UI" w:cs="Segoe UI"/>
          <w:color w:val="666666"/>
          <w:sz w:val="15"/>
          <w:szCs w:val="15"/>
          <w:lang w:eastAsia="en-IN"/>
        </w:rPr>
      </w:pPr>
      <w:ins w:id="465" w:author="Unknown">
        <w:r w:rsidRPr="004325D9">
          <w:rPr>
            <w:rFonts w:ascii="Segoe UI" w:eastAsia="Times New Roman" w:hAnsi="Segoe UI" w:cs="Segoe UI"/>
            <w:color w:val="666666"/>
            <w:sz w:val="15"/>
            <w:szCs w:val="15"/>
            <w:lang w:eastAsia="en-IN"/>
          </w:rPr>
          <w:t>© 2017 Holidify — All Rights Reserved.</w:t>
        </w:r>
      </w:ins>
    </w:p>
    <w:p w:rsidR="004325D9" w:rsidRPr="004325D9" w:rsidRDefault="004325D9" w:rsidP="004325D9">
      <w:pPr>
        <w:shd w:val="clear" w:color="auto" w:fill="FCFCFC"/>
        <w:spacing w:after="0" w:line="240" w:lineRule="auto"/>
        <w:jc w:val="center"/>
        <w:rPr>
          <w:ins w:id="466" w:author="Unknown"/>
          <w:rFonts w:ascii="Segoe UI" w:eastAsia="Times New Roman" w:hAnsi="Segoe UI" w:cs="Segoe UI"/>
          <w:color w:val="666666"/>
          <w:sz w:val="15"/>
          <w:szCs w:val="15"/>
          <w:lang w:eastAsia="en-IN"/>
        </w:rPr>
      </w:pPr>
      <w:ins w:id="467" w:author="Unknown">
        <w:r w:rsidRPr="004325D9">
          <w:rPr>
            <w:rFonts w:ascii="Segoe UI" w:eastAsia="Times New Roman" w:hAnsi="Segoe UI" w:cs="Segoe UI"/>
            <w:color w:val="666666"/>
            <w:sz w:val="15"/>
            <w:szCs w:val="15"/>
            <w:lang w:eastAsia="en-IN"/>
          </w:rPr>
          <w:fldChar w:fldCharType="begin"/>
        </w:r>
        <w:r w:rsidRPr="004325D9">
          <w:rPr>
            <w:rFonts w:ascii="Segoe UI" w:eastAsia="Times New Roman" w:hAnsi="Segoe UI" w:cs="Segoe UI"/>
            <w:color w:val="666666"/>
            <w:sz w:val="15"/>
            <w:szCs w:val="15"/>
            <w:lang w:eastAsia="en-IN"/>
          </w:rPr>
          <w:instrText xml:space="preserve"> HYPERLINK "https://www.holidify.com/about-us/" </w:instrText>
        </w:r>
        <w:r w:rsidRPr="004325D9">
          <w:rPr>
            <w:rFonts w:ascii="Segoe UI" w:eastAsia="Times New Roman" w:hAnsi="Segoe UI" w:cs="Segoe UI"/>
            <w:color w:val="666666"/>
            <w:sz w:val="15"/>
            <w:szCs w:val="15"/>
            <w:lang w:eastAsia="en-IN"/>
          </w:rPr>
          <w:fldChar w:fldCharType="separate"/>
        </w:r>
        <w:r w:rsidRPr="004325D9">
          <w:rPr>
            <w:rFonts w:ascii="Segoe UI" w:eastAsia="Times New Roman" w:hAnsi="Segoe UI" w:cs="Segoe UI"/>
            <w:color w:val="0090D3"/>
            <w:sz w:val="12"/>
            <w:u w:val="single"/>
            <w:lang w:eastAsia="en-IN"/>
          </w:rPr>
          <w:t>About Us</w:t>
        </w:r>
        <w:r w:rsidRPr="004325D9">
          <w:rPr>
            <w:rFonts w:ascii="Segoe UI" w:eastAsia="Times New Roman" w:hAnsi="Segoe UI" w:cs="Segoe UI"/>
            <w:color w:val="666666"/>
            <w:sz w:val="15"/>
            <w:szCs w:val="15"/>
            <w:lang w:eastAsia="en-IN"/>
          </w:rPr>
          <w:fldChar w:fldCharType="end"/>
        </w:r>
        <w:r w:rsidRPr="004325D9">
          <w:rPr>
            <w:rFonts w:ascii="Segoe UI" w:eastAsia="Times New Roman" w:hAnsi="Segoe UI" w:cs="Segoe UI"/>
            <w:color w:val="666666"/>
            <w:sz w:val="15"/>
            <w:szCs w:val="15"/>
            <w:lang w:eastAsia="en-IN"/>
          </w:rPr>
          <w:t xml:space="preserve"> | </w:t>
        </w:r>
        <w:r w:rsidRPr="004325D9">
          <w:rPr>
            <w:rFonts w:ascii="Segoe UI" w:eastAsia="Times New Roman" w:hAnsi="Segoe UI" w:cs="Segoe UI"/>
            <w:color w:val="666666"/>
            <w:sz w:val="15"/>
            <w:szCs w:val="15"/>
            <w:lang w:eastAsia="en-IN"/>
          </w:rPr>
          <w:fldChar w:fldCharType="begin"/>
        </w:r>
        <w:r w:rsidRPr="004325D9">
          <w:rPr>
            <w:rFonts w:ascii="Segoe UI" w:eastAsia="Times New Roman" w:hAnsi="Segoe UI" w:cs="Segoe UI"/>
            <w:color w:val="666666"/>
            <w:sz w:val="15"/>
            <w:szCs w:val="15"/>
            <w:lang w:eastAsia="en-IN"/>
          </w:rPr>
          <w:instrText xml:space="preserve"> HYPERLINK "https://www.holidify.com/privacy/" </w:instrText>
        </w:r>
        <w:r w:rsidRPr="004325D9">
          <w:rPr>
            <w:rFonts w:ascii="Segoe UI" w:eastAsia="Times New Roman" w:hAnsi="Segoe UI" w:cs="Segoe UI"/>
            <w:color w:val="666666"/>
            <w:sz w:val="15"/>
            <w:szCs w:val="15"/>
            <w:lang w:eastAsia="en-IN"/>
          </w:rPr>
          <w:fldChar w:fldCharType="separate"/>
        </w:r>
        <w:r w:rsidRPr="004325D9">
          <w:rPr>
            <w:rFonts w:ascii="Segoe UI" w:eastAsia="Times New Roman" w:hAnsi="Segoe UI" w:cs="Segoe UI"/>
            <w:color w:val="0090D3"/>
            <w:sz w:val="12"/>
            <w:u w:val="single"/>
            <w:lang w:eastAsia="en-IN"/>
          </w:rPr>
          <w:t>Privacy Policy</w:t>
        </w:r>
        <w:r w:rsidRPr="004325D9">
          <w:rPr>
            <w:rFonts w:ascii="Segoe UI" w:eastAsia="Times New Roman" w:hAnsi="Segoe UI" w:cs="Segoe UI"/>
            <w:color w:val="666666"/>
            <w:sz w:val="15"/>
            <w:szCs w:val="15"/>
            <w:lang w:eastAsia="en-IN"/>
          </w:rPr>
          <w:fldChar w:fldCharType="end"/>
        </w:r>
        <w:r w:rsidRPr="004325D9">
          <w:rPr>
            <w:rFonts w:ascii="Segoe UI" w:eastAsia="Times New Roman" w:hAnsi="Segoe UI" w:cs="Segoe UI"/>
            <w:color w:val="666666"/>
            <w:sz w:val="15"/>
            <w:szCs w:val="15"/>
            <w:lang w:eastAsia="en-IN"/>
          </w:rPr>
          <w:t xml:space="preserve"> | </w:t>
        </w:r>
        <w:r w:rsidRPr="004325D9">
          <w:rPr>
            <w:rFonts w:ascii="Segoe UI" w:eastAsia="Times New Roman" w:hAnsi="Segoe UI" w:cs="Segoe UI"/>
            <w:color w:val="666666"/>
            <w:sz w:val="15"/>
            <w:szCs w:val="15"/>
            <w:lang w:eastAsia="en-IN"/>
          </w:rPr>
          <w:fldChar w:fldCharType="begin"/>
        </w:r>
        <w:r w:rsidRPr="004325D9">
          <w:rPr>
            <w:rFonts w:ascii="Segoe UI" w:eastAsia="Times New Roman" w:hAnsi="Segoe UI" w:cs="Segoe UI"/>
            <w:color w:val="666666"/>
            <w:sz w:val="15"/>
            <w:szCs w:val="15"/>
            <w:lang w:eastAsia="en-IN"/>
          </w:rPr>
          <w:instrText xml:space="preserve"> HYPERLINK "https://www.holidify.com/terms-of-use/" </w:instrText>
        </w:r>
        <w:r w:rsidRPr="004325D9">
          <w:rPr>
            <w:rFonts w:ascii="Segoe UI" w:eastAsia="Times New Roman" w:hAnsi="Segoe UI" w:cs="Segoe UI"/>
            <w:color w:val="666666"/>
            <w:sz w:val="15"/>
            <w:szCs w:val="15"/>
            <w:lang w:eastAsia="en-IN"/>
          </w:rPr>
          <w:fldChar w:fldCharType="separate"/>
        </w:r>
        <w:r w:rsidRPr="004325D9">
          <w:rPr>
            <w:rFonts w:ascii="Segoe UI" w:eastAsia="Times New Roman" w:hAnsi="Segoe UI" w:cs="Segoe UI"/>
            <w:color w:val="0090D3"/>
            <w:sz w:val="12"/>
            <w:u w:val="single"/>
            <w:lang w:eastAsia="en-IN"/>
          </w:rPr>
          <w:t>Terms of Use</w:t>
        </w:r>
        <w:r w:rsidRPr="004325D9">
          <w:rPr>
            <w:rFonts w:ascii="Segoe UI" w:eastAsia="Times New Roman" w:hAnsi="Segoe UI" w:cs="Segoe UI"/>
            <w:color w:val="666666"/>
            <w:sz w:val="15"/>
            <w:szCs w:val="15"/>
            <w:lang w:eastAsia="en-IN"/>
          </w:rPr>
          <w:fldChar w:fldCharType="end"/>
        </w:r>
      </w:ins>
    </w:p>
    <w:p w:rsidR="00211B2E" w:rsidRDefault="00211B2E"/>
    <w:sectPr w:rsidR="00211B2E" w:rsidSect="00211B2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B43F8"/>
    <w:multiLevelType w:val="multilevel"/>
    <w:tmpl w:val="A8EA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126EA6"/>
    <w:multiLevelType w:val="multilevel"/>
    <w:tmpl w:val="6C46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55B2A4E"/>
    <w:multiLevelType w:val="multilevel"/>
    <w:tmpl w:val="5898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8B449BC"/>
    <w:multiLevelType w:val="multilevel"/>
    <w:tmpl w:val="D2E2D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4325D9"/>
    <w:rsid w:val="00211B2E"/>
    <w:rsid w:val="004325D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B2E"/>
  </w:style>
  <w:style w:type="paragraph" w:styleId="Heading1">
    <w:name w:val="heading 1"/>
    <w:basedOn w:val="Normal"/>
    <w:link w:val="Heading1Char"/>
    <w:uiPriority w:val="9"/>
    <w:qFormat/>
    <w:rsid w:val="004325D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325D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4325D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4325D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5D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325D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325D9"/>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4325D9"/>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4325D9"/>
    <w:rPr>
      <w:color w:val="0000FF"/>
      <w:u w:val="single"/>
    </w:rPr>
  </w:style>
  <w:style w:type="character" w:styleId="FollowedHyperlink">
    <w:name w:val="FollowedHyperlink"/>
    <w:basedOn w:val="DefaultParagraphFont"/>
    <w:uiPriority w:val="99"/>
    <w:semiHidden/>
    <w:unhideWhenUsed/>
    <w:rsid w:val="004325D9"/>
    <w:rPr>
      <w:color w:val="800080"/>
      <w:u w:val="single"/>
    </w:rPr>
  </w:style>
  <w:style w:type="character" w:customStyle="1" w:styleId="firstpart">
    <w:name w:val="firstpart"/>
    <w:basedOn w:val="DefaultParagraphFont"/>
    <w:rsid w:val="004325D9"/>
  </w:style>
  <w:style w:type="paragraph" w:styleId="NormalWeb">
    <w:name w:val="Normal (Web)"/>
    <w:basedOn w:val="Normal"/>
    <w:uiPriority w:val="99"/>
    <w:semiHidden/>
    <w:unhideWhenUsed/>
    <w:rsid w:val="004325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325D9"/>
    <w:rPr>
      <w:b/>
      <w:bCs/>
    </w:rPr>
  </w:style>
  <w:style w:type="paragraph" w:customStyle="1" w:styleId="wp-caption-text">
    <w:name w:val="wp-caption-text"/>
    <w:basedOn w:val="Normal"/>
    <w:rsid w:val="004325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325D9"/>
    <w:rPr>
      <w:i/>
      <w:iCs/>
    </w:rPr>
  </w:style>
  <w:style w:type="paragraph" w:customStyle="1" w:styleId="bottomeverypost">
    <w:name w:val="bottomeverypost"/>
    <w:basedOn w:val="Normal"/>
    <w:rsid w:val="004325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4325D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4325D9"/>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4325D9"/>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4325D9"/>
    <w:rPr>
      <w:rFonts w:ascii="Arial" w:eastAsia="Times New Roman" w:hAnsi="Arial" w:cs="Arial"/>
      <w:vanish/>
      <w:sz w:val="16"/>
      <w:szCs w:val="16"/>
      <w:lang w:eastAsia="en-IN"/>
    </w:rPr>
  </w:style>
  <w:style w:type="paragraph" w:customStyle="1" w:styleId="pis-title">
    <w:name w:val="pis-title"/>
    <w:basedOn w:val="Normal"/>
    <w:rsid w:val="004325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is-excerpt">
    <w:name w:val="pis-excerpt"/>
    <w:basedOn w:val="Normal"/>
    <w:rsid w:val="004325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is-intro">
    <w:name w:val="pis-intro"/>
    <w:basedOn w:val="Normal"/>
    <w:rsid w:val="004325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32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5D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14395116">
      <w:bodyDiv w:val="1"/>
      <w:marLeft w:val="0"/>
      <w:marRight w:val="0"/>
      <w:marTop w:val="0"/>
      <w:marBottom w:val="0"/>
      <w:divBdr>
        <w:top w:val="none" w:sz="0" w:space="0" w:color="auto"/>
        <w:left w:val="none" w:sz="0" w:space="0" w:color="auto"/>
        <w:bottom w:val="none" w:sz="0" w:space="0" w:color="auto"/>
        <w:right w:val="none" w:sz="0" w:space="0" w:color="auto"/>
      </w:divBdr>
      <w:divsChild>
        <w:div w:id="1839072889">
          <w:marLeft w:val="0"/>
          <w:marRight w:val="0"/>
          <w:marTop w:val="0"/>
          <w:marBottom w:val="0"/>
          <w:divBdr>
            <w:top w:val="none" w:sz="0" w:space="0" w:color="auto"/>
            <w:left w:val="none" w:sz="0" w:space="0" w:color="auto"/>
            <w:bottom w:val="single" w:sz="4" w:space="0" w:color="CCCCCC"/>
            <w:right w:val="none" w:sz="0" w:space="0" w:color="auto"/>
          </w:divBdr>
          <w:divsChild>
            <w:div w:id="843591960">
              <w:marLeft w:val="0"/>
              <w:marRight w:val="0"/>
              <w:marTop w:val="0"/>
              <w:marBottom w:val="0"/>
              <w:divBdr>
                <w:top w:val="none" w:sz="0" w:space="0" w:color="auto"/>
                <w:left w:val="none" w:sz="0" w:space="0" w:color="auto"/>
                <w:bottom w:val="none" w:sz="0" w:space="0" w:color="auto"/>
                <w:right w:val="none" w:sz="0" w:space="0" w:color="auto"/>
              </w:divBdr>
              <w:divsChild>
                <w:div w:id="456996281">
                  <w:marLeft w:val="200"/>
                  <w:marRight w:val="0"/>
                  <w:marTop w:val="0"/>
                  <w:marBottom w:val="0"/>
                  <w:divBdr>
                    <w:top w:val="none" w:sz="0" w:space="0" w:color="auto"/>
                    <w:left w:val="none" w:sz="0" w:space="0" w:color="auto"/>
                    <w:bottom w:val="none" w:sz="0" w:space="0" w:color="auto"/>
                    <w:right w:val="none" w:sz="0" w:space="0" w:color="auto"/>
                  </w:divBdr>
                </w:div>
                <w:div w:id="76874162">
                  <w:marLeft w:val="200"/>
                  <w:marRight w:val="0"/>
                  <w:marTop w:val="0"/>
                  <w:marBottom w:val="0"/>
                  <w:divBdr>
                    <w:top w:val="none" w:sz="0" w:space="0" w:color="auto"/>
                    <w:left w:val="none" w:sz="0" w:space="0" w:color="auto"/>
                    <w:bottom w:val="none" w:sz="0" w:space="0" w:color="auto"/>
                    <w:right w:val="none" w:sz="0" w:space="0" w:color="auto"/>
                  </w:divBdr>
                </w:div>
              </w:divsChild>
            </w:div>
          </w:divsChild>
        </w:div>
        <w:div w:id="2045476832">
          <w:marLeft w:val="0"/>
          <w:marRight w:val="0"/>
          <w:marTop w:val="0"/>
          <w:marBottom w:val="0"/>
          <w:divBdr>
            <w:top w:val="none" w:sz="0" w:space="0" w:color="auto"/>
            <w:left w:val="none" w:sz="0" w:space="0" w:color="auto"/>
            <w:bottom w:val="none" w:sz="0" w:space="0" w:color="auto"/>
            <w:right w:val="none" w:sz="0" w:space="0" w:color="auto"/>
          </w:divBdr>
          <w:divsChild>
            <w:div w:id="216094841">
              <w:marLeft w:val="0"/>
              <w:marRight w:val="0"/>
              <w:marTop w:val="0"/>
              <w:marBottom w:val="0"/>
              <w:divBdr>
                <w:top w:val="none" w:sz="0" w:space="0" w:color="auto"/>
                <w:left w:val="none" w:sz="0" w:space="0" w:color="auto"/>
                <w:bottom w:val="none" w:sz="0" w:space="0" w:color="auto"/>
                <w:right w:val="none" w:sz="0" w:space="0" w:color="auto"/>
              </w:divBdr>
              <w:divsChild>
                <w:div w:id="1193300738">
                  <w:marLeft w:val="0"/>
                  <w:marRight w:val="0"/>
                  <w:marTop w:val="0"/>
                  <w:marBottom w:val="0"/>
                  <w:divBdr>
                    <w:top w:val="none" w:sz="0" w:space="0" w:color="auto"/>
                    <w:left w:val="none" w:sz="0" w:space="0" w:color="auto"/>
                    <w:bottom w:val="none" w:sz="0" w:space="0" w:color="auto"/>
                    <w:right w:val="none" w:sz="0" w:space="0" w:color="auto"/>
                  </w:divBdr>
                  <w:divsChild>
                    <w:div w:id="1555315421">
                      <w:marLeft w:val="0"/>
                      <w:marRight w:val="0"/>
                      <w:marTop w:val="100"/>
                      <w:marBottom w:val="0"/>
                      <w:divBdr>
                        <w:top w:val="none" w:sz="0" w:space="0" w:color="auto"/>
                        <w:left w:val="none" w:sz="0" w:space="0" w:color="auto"/>
                        <w:bottom w:val="none" w:sz="0" w:space="0" w:color="auto"/>
                        <w:right w:val="none" w:sz="0" w:space="0" w:color="auto"/>
                      </w:divBdr>
                    </w:div>
                    <w:div w:id="1475758699">
                      <w:marLeft w:val="0"/>
                      <w:marRight w:val="0"/>
                      <w:marTop w:val="0"/>
                      <w:marBottom w:val="0"/>
                      <w:divBdr>
                        <w:top w:val="none" w:sz="0" w:space="0" w:color="auto"/>
                        <w:left w:val="none" w:sz="0" w:space="0" w:color="auto"/>
                        <w:bottom w:val="none" w:sz="0" w:space="0" w:color="auto"/>
                        <w:right w:val="none" w:sz="0" w:space="0" w:color="auto"/>
                      </w:divBdr>
                    </w:div>
                    <w:div w:id="241911558">
                      <w:marLeft w:val="0"/>
                      <w:marRight w:val="0"/>
                      <w:marTop w:val="0"/>
                      <w:marBottom w:val="0"/>
                      <w:divBdr>
                        <w:top w:val="none" w:sz="0" w:space="0" w:color="auto"/>
                        <w:left w:val="none" w:sz="0" w:space="0" w:color="auto"/>
                        <w:bottom w:val="none" w:sz="0" w:space="0" w:color="auto"/>
                        <w:right w:val="none" w:sz="0" w:space="0" w:color="auto"/>
                      </w:divBdr>
                    </w:div>
                    <w:div w:id="1429231501">
                      <w:marLeft w:val="0"/>
                      <w:marRight w:val="0"/>
                      <w:marTop w:val="0"/>
                      <w:marBottom w:val="0"/>
                      <w:divBdr>
                        <w:top w:val="none" w:sz="0" w:space="0" w:color="auto"/>
                        <w:left w:val="none" w:sz="0" w:space="0" w:color="auto"/>
                        <w:bottom w:val="none" w:sz="0" w:space="0" w:color="auto"/>
                        <w:right w:val="none" w:sz="0" w:space="0" w:color="auto"/>
                      </w:divBdr>
                    </w:div>
                    <w:div w:id="1472668443">
                      <w:marLeft w:val="0"/>
                      <w:marRight w:val="0"/>
                      <w:marTop w:val="0"/>
                      <w:marBottom w:val="0"/>
                      <w:divBdr>
                        <w:top w:val="none" w:sz="0" w:space="0" w:color="auto"/>
                        <w:left w:val="none" w:sz="0" w:space="0" w:color="auto"/>
                        <w:bottom w:val="none" w:sz="0" w:space="0" w:color="auto"/>
                        <w:right w:val="none" w:sz="0" w:space="0" w:color="auto"/>
                      </w:divBdr>
                    </w:div>
                    <w:div w:id="1256401331">
                      <w:marLeft w:val="0"/>
                      <w:marRight w:val="0"/>
                      <w:marTop w:val="0"/>
                      <w:marBottom w:val="0"/>
                      <w:divBdr>
                        <w:top w:val="none" w:sz="0" w:space="0" w:color="auto"/>
                        <w:left w:val="none" w:sz="0" w:space="0" w:color="auto"/>
                        <w:bottom w:val="none" w:sz="0" w:space="0" w:color="auto"/>
                        <w:right w:val="none" w:sz="0" w:space="0" w:color="auto"/>
                      </w:divBdr>
                    </w:div>
                    <w:div w:id="1048996215">
                      <w:marLeft w:val="0"/>
                      <w:marRight w:val="0"/>
                      <w:marTop w:val="0"/>
                      <w:marBottom w:val="0"/>
                      <w:divBdr>
                        <w:top w:val="none" w:sz="0" w:space="0" w:color="auto"/>
                        <w:left w:val="none" w:sz="0" w:space="0" w:color="auto"/>
                        <w:bottom w:val="none" w:sz="0" w:space="0" w:color="auto"/>
                        <w:right w:val="none" w:sz="0" w:space="0" w:color="auto"/>
                      </w:divBdr>
                    </w:div>
                    <w:div w:id="822046244">
                      <w:marLeft w:val="0"/>
                      <w:marRight w:val="0"/>
                      <w:marTop w:val="0"/>
                      <w:marBottom w:val="0"/>
                      <w:divBdr>
                        <w:top w:val="none" w:sz="0" w:space="0" w:color="auto"/>
                        <w:left w:val="none" w:sz="0" w:space="0" w:color="auto"/>
                        <w:bottom w:val="none" w:sz="0" w:space="0" w:color="auto"/>
                        <w:right w:val="none" w:sz="0" w:space="0" w:color="auto"/>
                      </w:divBdr>
                    </w:div>
                    <w:div w:id="269507133">
                      <w:marLeft w:val="0"/>
                      <w:marRight w:val="0"/>
                      <w:marTop w:val="0"/>
                      <w:marBottom w:val="0"/>
                      <w:divBdr>
                        <w:top w:val="none" w:sz="0" w:space="0" w:color="auto"/>
                        <w:left w:val="none" w:sz="0" w:space="0" w:color="auto"/>
                        <w:bottom w:val="none" w:sz="0" w:space="0" w:color="auto"/>
                        <w:right w:val="none" w:sz="0" w:space="0" w:color="auto"/>
                      </w:divBdr>
                    </w:div>
                    <w:div w:id="1936937602">
                      <w:marLeft w:val="0"/>
                      <w:marRight w:val="0"/>
                      <w:marTop w:val="0"/>
                      <w:marBottom w:val="0"/>
                      <w:divBdr>
                        <w:top w:val="none" w:sz="0" w:space="0" w:color="auto"/>
                        <w:left w:val="none" w:sz="0" w:space="0" w:color="auto"/>
                        <w:bottom w:val="none" w:sz="0" w:space="0" w:color="auto"/>
                        <w:right w:val="none" w:sz="0" w:space="0" w:color="auto"/>
                      </w:divBdr>
                    </w:div>
                    <w:div w:id="1693996963">
                      <w:marLeft w:val="0"/>
                      <w:marRight w:val="0"/>
                      <w:marTop w:val="0"/>
                      <w:marBottom w:val="0"/>
                      <w:divBdr>
                        <w:top w:val="none" w:sz="0" w:space="0" w:color="auto"/>
                        <w:left w:val="none" w:sz="0" w:space="0" w:color="auto"/>
                        <w:bottom w:val="none" w:sz="0" w:space="0" w:color="auto"/>
                        <w:right w:val="none" w:sz="0" w:space="0" w:color="auto"/>
                      </w:divBdr>
                    </w:div>
                    <w:div w:id="836767931">
                      <w:marLeft w:val="0"/>
                      <w:marRight w:val="0"/>
                      <w:marTop w:val="0"/>
                      <w:marBottom w:val="0"/>
                      <w:divBdr>
                        <w:top w:val="none" w:sz="0" w:space="0" w:color="auto"/>
                        <w:left w:val="none" w:sz="0" w:space="0" w:color="auto"/>
                        <w:bottom w:val="none" w:sz="0" w:space="0" w:color="auto"/>
                        <w:right w:val="none" w:sz="0" w:space="0" w:color="auto"/>
                      </w:divBdr>
                    </w:div>
                    <w:div w:id="1632899392">
                      <w:marLeft w:val="0"/>
                      <w:marRight w:val="0"/>
                      <w:marTop w:val="0"/>
                      <w:marBottom w:val="0"/>
                      <w:divBdr>
                        <w:top w:val="none" w:sz="0" w:space="0" w:color="auto"/>
                        <w:left w:val="none" w:sz="0" w:space="0" w:color="auto"/>
                        <w:bottom w:val="none" w:sz="0" w:space="0" w:color="auto"/>
                        <w:right w:val="none" w:sz="0" w:space="0" w:color="auto"/>
                      </w:divBdr>
                    </w:div>
                    <w:div w:id="1496920171">
                      <w:marLeft w:val="0"/>
                      <w:marRight w:val="0"/>
                      <w:marTop w:val="0"/>
                      <w:marBottom w:val="0"/>
                      <w:divBdr>
                        <w:top w:val="none" w:sz="0" w:space="0" w:color="auto"/>
                        <w:left w:val="none" w:sz="0" w:space="0" w:color="auto"/>
                        <w:bottom w:val="none" w:sz="0" w:space="0" w:color="auto"/>
                        <w:right w:val="none" w:sz="0" w:space="0" w:color="auto"/>
                      </w:divBdr>
                    </w:div>
                    <w:div w:id="75133350">
                      <w:marLeft w:val="0"/>
                      <w:marRight w:val="0"/>
                      <w:marTop w:val="0"/>
                      <w:marBottom w:val="0"/>
                      <w:divBdr>
                        <w:top w:val="none" w:sz="0" w:space="0" w:color="auto"/>
                        <w:left w:val="none" w:sz="0" w:space="0" w:color="auto"/>
                        <w:bottom w:val="none" w:sz="0" w:space="0" w:color="auto"/>
                        <w:right w:val="none" w:sz="0" w:space="0" w:color="auto"/>
                      </w:divBdr>
                    </w:div>
                    <w:div w:id="472261162">
                      <w:marLeft w:val="0"/>
                      <w:marRight w:val="0"/>
                      <w:marTop w:val="0"/>
                      <w:marBottom w:val="0"/>
                      <w:divBdr>
                        <w:top w:val="none" w:sz="0" w:space="0" w:color="auto"/>
                        <w:left w:val="none" w:sz="0" w:space="0" w:color="auto"/>
                        <w:bottom w:val="none" w:sz="0" w:space="0" w:color="auto"/>
                        <w:right w:val="none" w:sz="0" w:space="0" w:color="auto"/>
                      </w:divBdr>
                    </w:div>
                    <w:div w:id="684019660">
                      <w:marLeft w:val="0"/>
                      <w:marRight w:val="0"/>
                      <w:marTop w:val="0"/>
                      <w:marBottom w:val="0"/>
                      <w:divBdr>
                        <w:top w:val="none" w:sz="0" w:space="0" w:color="auto"/>
                        <w:left w:val="none" w:sz="0" w:space="0" w:color="auto"/>
                        <w:bottom w:val="none" w:sz="0" w:space="0" w:color="auto"/>
                        <w:right w:val="none" w:sz="0" w:space="0" w:color="auto"/>
                      </w:divBdr>
                    </w:div>
                    <w:div w:id="1660188108">
                      <w:marLeft w:val="0"/>
                      <w:marRight w:val="0"/>
                      <w:marTop w:val="0"/>
                      <w:marBottom w:val="0"/>
                      <w:divBdr>
                        <w:top w:val="none" w:sz="0" w:space="0" w:color="auto"/>
                        <w:left w:val="none" w:sz="0" w:space="0" w:color="auto"/>
                        <w:bottom w:val="none" w:sz="0" w:space="0" w:color="auto"/>
                        <w:right w:val="none" w:sz="0" w:space="0" w:color="auto"/>
                      </w:divBdr>
                    </w:div>
                    <w:div w:id="1087732675">
                      <w:marLeft w:val="0"/>
                      <w:marRight w:val="0"/>
                      <w:marTop w:val="0"/>
                      <w:marBottom w:val="0"/>
                      <w:divBdr>
                        <w:top w:val="none" w:sz="0" w:space="0" w:color="auto"/>
                        <w:left w:val="none" w:sz="0" w:space="0" w:color="auto"/>
                        <w:bottom w:val="none" w:sz="0" w:space="0" w:color="auto"/>
                        <w:right w:val="none" w:sz="0" w:space="0" w:color="auto"/>
                      </w:divBdr>
                    </w:div>
                    <w:div w:id="583077341">
                      <w:marLeft w:val="0"/>
                      <w:marRight w:val="0"/>
                      <w:marTop w:val="0"/>
                      <w:marBottom w:val="0"/>
                      <w:divBdr>
                        <w:top w:val="none" w:sz="0" w:space="0" w:color="auto"/>
                        <w:left w:val="none" w:sz="0" w:space="0" w:color="auto"/>
                        <w:bottom w:val="none" w:sz="0" w:space="0" w:color="auto"/>
                        <w:right w:val="none" w:sz="0" w:space="0" w:color="auto"/>
                      </w:divBdr>
                    </w:div>
                    <w:div w:id="1457211575">
                      <w:marLeft w:val="0"/>
                      <w:marRight w:val="0"/>
                      <w:marTop w:val="0"/>
                      <w:marBottom w:val="0"/>
                      <w:divBdr>
                        <w:top w:val="none" w:sz="0" w:space="0" w:color="auto"/>
                        <w:left w:val="none" w:sz="0" w:space="0" w:color="auto"/>
                        <w:bottom w:val="none" w:sz="0" w:space="0" w:color="auto"/>
                        <w:right w:val="none" w:sz="0" w:space="0" w:color="auto"/>
                      </w:divBdr>
                    </w:div>
                    <w:div w:id="643242543">
                      <w:marLeft w:val="0"/>
                      <w:marRight w:val="0"/>
                      <w:marTop w:val="0"/>
                      <w:marBottom w:val="0"/>
                      <w:divBdr>
                        <w:top w:val="none" w:sz="0" w:space="0" w:color="auto"/>
                        <w:left w:val="none" w:sz="0" w:space="0" w:color="auto"/>
                        <w:bottom w:val="none" w:sz="0" w:space="0" w:color="auto"/>
                        <w:right w:val="none" w:sz="0" w:space="0" w:color="auto"/>
                      </w:divBdr>
                    </w:div>
                    <w:div w:id="389614728">
                      <w:marLeft w:val="0"/>
                      <w:marRight w:val="0"/>
                      <w:marTop w:val="0"/>
                      <w:marBottom w:val="0"/>
                      <w:divBdr>
                        <w:top w:val="none" w:sz="0" w:space="0" w:color="auto"/>
                        <w:left w:val="none" w:sz="0" w:space="0" w:color="auto"/>
                        <w:bottom w:val="none" w:sz="0" w:space="0" w:color="auto"/>
                        <w:right w:val="none" w:sz="0" w:space="0" w:color="auto"/>
                      </w:divBdr>
                    </w:div>
                    <w:div w:id="1106314401">
                      <w:marLeft w:val="0"/>
                      <w:marRight w:val="0"/>
                      <w:marTop w:val="0"/>
                      <w:marBottom w:val="0"/>
                      <w:divBdr>
                        <w:top w:val="none" w:sz="0" w:space="0" w:color="auto"/>
                        <w:left w:val="none" w:sz="0" w:space="0" w:color="auto"/>
                        <w:bottom w:val="none" w:sz="0" w:space="0" w:color="auto"/>
                        <w:right w:val="none" w:sz="0" w:space="0" w:color="auto"/>
                      </w:divBdr>
                    </w:div>
                    <w:div w:id="481624513">
                      <w:marLeft w:val="0"/>
                      <w:marRight w:val="0"/>
                      <w:marTop w:val="0"/>
                      <w:marBottom w:val="0"/>
                      <w:divBdr>
                        <w:top w:val="none" w:sz="0" w:space="0" w:color="auto"/>
                        <w:left w:val="none" w:sz="0" w:space="0" w:color="auto"/>
                        <w:bottom w:val="none" w:sz="0" w:space="0" w:color="auto"/>
                        <w:right w:val="none" w:sz="0" w:space="0" w:color="auto"/>
                      </w:divBdr>
                    </w:div>
                    <w:div w:id="1390107894">
                      <w:marLeft w:val="0"/>
                      <w:marRight w:val="0"/>
                      <w:marTop w:val="0"/>
                      <w:marBottom w:val="0"/>
                      <w:divBdr>
                        <w:top w:val="none" w:sz="0" w:space="0" w:color="auto"/>
                        <w:left w:val="none" w:sz="0" w:space="0" w:color="auto"/>
                        <w:bottom w:val="none" w:sz="0" w:space="0" w:color="auto"/>
                        <w:right w:val="none" w:sz="0" w:space="0" w:color="auto"/>
                      </w:divBdr>
                    </w:div>
                    <w:div w:id="2101413197">
                      <w:marLeft w:val="0"/>
                      <w:marRight w:val="0"/>
                      <w:marTop w:val="0"/>
                      <w:marBottom w:val="0"/>
                      <w:divBdr>
                        <w:top w:val="none" w:sz="0" w:space="0" w:color="auto"/>
                        <w:left w:val="none" w:sz="0" w:space="0" w:color="auto"/>
                        <w:bottom w:val="none" w:sz="0" w:space="0" w:color="auto"/>
                        <w:right w:val="none" w:sz="0" w:space="0" w:color="auto"/>
                      </w:divBdr>
                    </w:div>
                    <w:div w:id="1942487115">
                      <w:marLeft w:val="0"/>
                      <w:marRight w:val="0"/>
                      <w:marTop w:val="0"/>
                      <w:marBottom w:val="0"/>
                      <w:divBdr>
                        <w:top w:val="none" w:sz="0" w:space="0" w:color="auto"/>
                        <w:left w:val="none" w:sz="0" w:space="0" w:color="auto"/>
                        <w:bottom w:val="none" w:sz="0" w:space="0" w:color="auto"/>
                        <w:right w:val="none" w:sz="0" w:space="0" w:color="auto"/>
                      </w:divBdr>
                    </w:div>
                    <w:div w:id="1251699271">
                      <w:marLeft w:val="0"/>
                      <w:marRight w:val="0"/>
                      <w:marTop w:val="0"/>
                      <w:marBottom w:val="0"/>
                      <w:divBdr>
                        <w:top w:val="none" w:sz="0" w:space="0" w:color="auto"/>
                        <w:left w:val="none" w:sz="0" w:space="0" w:color="auto"/>
                        <w:bottom w:val="none" w:sz="0" w:space="0" w:color="auto"/>
                        <w:right w:val="none" w:sz="0" w:space="0" w:color="auto"/>
                      </w:divBdr>
                    </w:div>
                    <w:div w:id="1368212448">
                      <w:marLeft w:val="0"/>
                      <w:marRight w:val="0"/>
                      <w:marTop w:val="0"/>
                      <w:marBottom w:val="0"/>
                      <w:divBdr>
                        <w:top w:val="none" w:sz="0" w:space="0" w:color="auto"/>
                        <w:left w:val="none" w:sz="0" w:space="0" w:color="auto"/>
                        <w:bottom w:val="none" w:sz="0" w:space="0" w:color="auto"/>
                        <w:right w:val="none" w:sz="0" w:space="0" w:color="auto"/>
                      </w:divBdr>
                    </w:div>
                    <w:div w:id="1937246930">
                      <w:marLeft w:val="0"/>
                      <w:marRight w:val="0"/>
                      <w:marTop w:val="0"/>
                      <w:marBottom w:val="0"/>
                      <w:divBdr>
                        <w:top w:val="none" w:sz="0" w:space="0" w:color="auto"/>
                        <w:left w:val="none" w:sz="0" w:space="0" w:color="auto"/>
                        <w:bottom w:val="none" w:sz="0" w:space="0" w:color="auto"/>
                        <w:right w:val="none" w:sz="0" w:space="0" w:color="auto"/>
                      </w:divBdr>
                    </w:div>
                    <w:div w:id="425923542">
                      <w:marLeft w:val="0"/>
                      <w:marRight w:val="0"/>
                      <w:marTop w:val="0"/>
                      <w:marBottom w:val="0"/>
                      <w:divBdr>
                        <w:top w:val="none" w:sz="0" w:space="0" w:color="auto"/>
                        <w:left w:val="none" w:sz="0" w:space="0" w:color="auto"/>
                        <w:bottom w:val="none" w:sz="0" w:space="0" w:color="auto"/>
                        <w:right w:val="none" w:sz="0" w:space="0" w:color="auto"/>
                      </w:divBdr>
                    </w:div>
                    <w:div w:id="147749691">
                      <w:marLeft w:val="0"/>
                      <w:marRight w:val="0"/>
                      <w:marTop w:val="0"/>
                      <w:marBottom w:val="0"/>
                      <w:divBdr>
                        <w:top w:val="none" w:sz="0" w:space="0" w:color="auto"/>
                        <w:left w:val="none" w:sz="0" w:space="0" w:color="auto"/>
                        <w:bottom w:val="none" w:sz="0" w:space="0" w:color="auto"/>
                        <w:right w:val="none" w:sz="0" w:space="0" w:color="auto"/>
                      </w:divBdr>
                    </w:div>
                    <w:div w:id="1171480969">
                      <w:marLeft w:val="0"/>
                      <w:marRight w:val="0"/>
                      <w:marTop w:val="0"/>
                      <w:marBottom w:val="0"/>
                      <w:divBdr>
                        <w:top w:val="none" w:sz="0" w:space="0" w:color="auto"/>
                        <w:left w:val="none" w:sz="0" w:space="0" w:color="auto"/>
                        <w:bottom w:val="none" w:sz="0" w:space="0" w:color="auto"/>
                        <w:right w:val="none" w:sz="0" w:space="0" w:color="auto"/>
                      </w:divBdr>
                    </w:div>
                    <w:div w:id="2026786098">
                      <w:marLeft w:val="0"/>
                      <w:marRight w:val="0"/>
                      <w:marTop w:val="0"/>
                      <w:marBottom w:val="0"/>
                      <w:divBdr>
                        <w:top w:val="none" w:sz="0" w:space="0" w:color="auto"/>
                        <w:left w:val="none" w:sz="0" w:space="0" w:color="auto"/>
                        <w:bottom w:val="none" w:sz="0" w:space="0" w:color="auto"/>
                        <w:right w:val="none" w:sz="0" w:space="0" w:color="auto"/>
                      </w:divBdr>
                    </w:div>
                    <w:div w:id="50427287">
                      <w:marLeft w:val="0"/>
                      <w:marRight w:val="0"/>
                      <w:marTop w:val="0"/>
                      <w:marBottom w:val="0"/>
                      <w:divBdr>
                        <w:top w:val="none" w:sz="0" w:space="0" w:color="auto"/>
                        <w:left w:val="none" w:sz="0" w:space="0" w:color="auto"/>
                        <w:bottom w:val="none" w:sz="0" w:space="0" w:color="auto"/>
                        <w:right w:val="none" w:sz="0" w:space="0" w:color="auto"/>
                      </w:divBdr>
                    </w:div>
                    <w:div w:id="1070663065">
                      <w:marLeft w:val="0"/>
                      <w:marRight w:val="0"/>
                      <w:marTop w:val="0"/>
                      <w:marBottom w:val="0"/>
                      <w:divBdr>
                        <w:top w:val="none" w:sz="0" w:space="0" w:color="auto"/>
                        <w:left w:val="none" w:sz="0" w:space="0" w:color="auto"/>
                        <w:bottom w:val="none" w:sz="0" w:space="0" w:color="auto"/>
                        <w:right w:val="none" w:sz="0" w:space="0" w:color="auto"/>
                      </w:divBdr>
                    </w:div>
                    <w:div w:id="952663396">
                      <w:marLeft w:val="0"/>
                      <w:marRight w:val="0"/>
                      <w:marTop w:val="0"/>
                      <w:marBottom w:val="0"/>
                      <w:divBdr>
                        <w:top w:val="none" w:sz="0" w:space="0" w:color="auto"/>
                        <w:left w:val="none" w:sz="0" w:space="0" w:color="auto"/>
                        <w:bottom w:val="none" w:sz="0" w:space="0" w:color="auto"/>
                        <w:right w:val="none" w:sz="0" w:space="0" w:color="auto"/>
                      </w:divBdr>
                      <w:divsChild>
                        <w:div w:id="1454708182">
                          <w:marLeft w:val="0"/>
                          <w:marRight w:val="0"/>
                          <w:marTop w:val="0"/>
                          <w:marBottom w:val="0"/>
                          <w:divBdr>
                            <w:top w:val="none" w:sz="0" w:space="0" w:color="auto"/>
                            <w:left w:val="none" w:sz="0" w:space="0" w:color="auto"/>
                            <w:bottom w:val="none" w:sz="0" w:space="0" w:color="auto"/>
                            <w:right w:val="none" w:sz="0" w:space="0" w:color="auto"/>
                          </w:divBdr>
                        </w:div>
                      </w:divsChild>
                    </w:div>
                    <w:div w:id="1404377123">
                      <w:marLeft w:val="0"/>
                      <w:marRight w:val="0"/>
                      <w:marTop w:val="0"/>
                      <w:marBottom w:val="0"/>
                      <w:divBdr>
                        <w:top w:val="none" w:sz="0" w:space="0" w:color="auto"/>
                        <w:left w:val="none" w:sz="0" w:space="0" w:color="auto"/>
                        <w:bottom w:val="none" w:sz="0" w:space="0" w:color="auto"/>
                        <w:right w:val="none" w:sz="0" w:space="0" w:color="auto"/>
                      </w:divBdr>
                      <w:divsChild>
                        <w:div w:id="1308776660">
                          <w:marLeft w:val="0"/>
                          <w:marRight w:val="0"/>
                          <w:marTop w:val="0"/>
                          <w:marBottom w:val="0"/>
                          <w:divBdr>
                            <w:top w:val="none" w:sz="0" w:space="0" w:color="auto"/>
                            <w:left w:val="none" w:sz="0" w:space="0" w:color="auto"/>
                            <w:bottom w:val="none" w:sz="0" w:space="0" w:color="auto"/>
                            <w:right w:val="none" w:sz="0" w:space="0" w:color="auto"/>
                          </w:divBdr>
                        </w:div>
                      </w:divsChild>
                    </w:div>
                    <w:div w:id="59445371">
                      <w:marLeft w:val="0"/>
                      <w:marRight w:val="0"/>
                      <w:marTop w:val="100"/>
                      <w:marBottom w:val="400"/>
                      <w:divBdr>
                        <w:top w:val="single" w:sz="4" w:space="5" w:color="DDDDDD"/>
                        <w:left w:val="single" w:sz="4" w:space="5" w:color="DDDDDD"/>
                        <w:bottom w:val="single" w:sz="4" w:space="5" w:color="DDDDDD"/>
                        <w:right w:val="single" w:sz="4" w:space="5" w:color="DDDDDD"/>
                      </w:divBdr>
                    </w:div>
                  </w:divsChild>
                </w:div>
                <w:div w:id="572786716">
                  <w:marLeft w:val="0"/>
                  <w:marRight w:val="0"/>
                  <w:marTop w:val="0"/>
                  <w:marBottom w:val="0"/>
                  <w:divBdr>
                    <w:top w:val="none" w:sz="0" w:space="0" w:color="auto"/>
                    <w:left w:val="none" w:sz="0" w:space="0" w:color="auto"/>
                    <w:bottom w:val="none" w:sz="0" w:space="0" w:color="auto"/>
                    <w:right w:val="none" w:sz="0" w:space="0" w:color="auto"/>
                  </w:divBdr>
                </w:div>
                <w:div w:id="433088092">
                  <w:marLeft w:val="0"/>
                  <w:marRight w:val="0"/>
                  <w:marTop w:val="0"/>
                  <w:marBottom w:val="0"/>
                  <w:divBdr>
                    <w:top w:val="none" w:sz="0" w:space="0" w:color="auto"/>
                    <w:left w:val="none" w:sz="0" w:space="0" w:color="auto"/>
                    <w:bottom w:val="none" w:sz="0" w:space="0" w:color="auto"/>
                    <w:right w:val="none" w:sz="0" w:space="0" w:color="auto"/>
                  </w:divBdr>
                </w:div>
              </w:divsChild>
            </w:div>
            <w:div w:id="194083655">
              <w:marLeft w:val="410"/>
              <w:marRight w:val="0"/>
              <w:marTop w:val="0"/>
              <w:marBottom w:val="0"/>
              <w:divBdr>
                <w:top w:val="none" w:sz="0" w:space="0" w:color="auto"/>
                <w:left w:val="none" w:sz="0" w:space="0" w:color="auto"/>
                <w:bottom w:val="none" w:sz="0" w:space="0" w:color="auto"/>
                <w:right w:val="none" w:sz="0" w:space="0" w:color="auto"/>
              </w:divBdr>
              <w:divsChild>
                <w:div w:id="21093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2586">
          <w:marLeft w:val="0"/>
          <w:marRight w:val="0"/>
          <w:marTop w:val="0"/>
          <w:marBottom w:val="0"/>
          <w:divBdr>
            <w:top w:val="single" w:sz="4" w:space="15" w:color="DDDDDD"/>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6.jpeg"/><Relationship Id="rId42" Type="http://schemas.openxmlformats.org/officeDocument/2006/relationships/image" Target="media/image24.jpeg"/><Relationship Id="rId47" Type="http://schemas.openxmlformats.org/officeDocument/2006/relationships/image" Target="media/image29.jpeg"/><Relationship Id="rId63" Type="http://schemas.openxmlformats.org/officeDocument/2006/relationships/image" Target="media/image39.png"/><Relationship Id="rId68" Type="http://schemas.openxmlformats.org/officeDocument/2006/relationships/hyperlink" Target="https://www.holidify.com/blog/haunted-places-in-delhi/" TargetMode="External"/><Relationship Id="rId84" Type="http://schemas.openxmlformats.org/officeDocument/2006/relationships/image" Target="media/image50.jpeg"/><Relationship Id="rId89" Type="http://schemas.openxmlformats.org/officeDocument/2006/relationships/hyperlink" Target="https://www.holidify.com/blog/places-to-visit-near-mumbai-for-summers/" TargetMode="External"/><Relationship Id="rId2" Type="http://schemas.openxmlformats.org/officeDocument/2006/relationships/styles" Target="styles.xml"/><Relationship Id="rId16" Type="http://schemas.openxmlformats.org/officeDocument/2006/relationships/hyperlink" Target="https://www.holidify.com/blog/category/collections/" TargetMode="External"/><Relationship Id="rId29" Type="http://schemas.openxmlformats.org/officeDocument/2006/relationships/image" Target="media/image12.jpeg"/><Relationship Id="rId107" Type="http://schemas.openxmlformats.org/officeDocument/2006/relationships/image" Target="media/image62.jpeg"/><Relationship Id="rId11" Type="http://schemas.openxmlformats.org/officeDocument/2006/relationships/hyperlink" Target="https://www.holidify.com/blog/most-haunted-places-in-india-asi-list/" TargetMode="External"/><Relationship Id="rId24" Type="http://schemas.openxmlformats.org/officeDocument/2006/relationships/image" Target="media/image8.jpeg"/><Relationship Id="rId32" Type="http://schemas.openxmlformats.org/officeDocument/2006/relationships/image" Target="media/image15.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2.jpeg"/><Relationship Id="rId58" Type="http://schemas.openxmlformats.org/officeDocument/2006/relationships/image" Target="media/image36.jpeg"/><Relationship Id="rId66" Type="http://schemas.openxmlformats.org/officeDocument/2006/relationships/hyperlink" Target="https://www.holidify.com/blog/haunted-places-in-pune/" TargetMode="External"/><Relationship Id="rId74" Type="http://schemas.openxmlformats.org/officeDocument/2006/relationships/hyperlink" Target="https://www.holidify.com/blog/haunted-places-in-mumbai/" TargetMode="External"/><Relationship Id="rId79" Type="http://schemas.openxmlformats.org/officeDocument/2006/relationships/hyperlink" Target="https://www.holidify.com/blog/street-food-in-kolkata/" TargetMode="External"/><Relationship Id="rId87" Type="http://schemas.openxmlformats.org/officeDocument/2006/relationships/hyperlink" Target="https://www.holidify.com/blog/amarnath-yatra-2017/" TargetMode="External"/><Relationship Id="rId102" Type="http://schemas.openxmlformats.org/officeDocument/2006/relationships/image" Target="media/image59.jpeg"/><Relationship Id="rId110" Type="http://schemas.openxmlformats.org/officeDocument/2006/relationships/fontTable" Target="fontTable.xml"/><Relationship Id="rId5" Type="http://schemas.openxmlformats.org/officeDocument/2006/relationships/hyperlink" Target="https://www.holidify.com/" TargetMode="External"/><Relationship Id="rId61" Type="http://schemas.openxmlformats.org/officeDocument/2006/relationships/image" Target="media/image38.png"/><Relationship Id="rId82" Type="http://schemas.openxmlformats.org/officeDocument/2006/relationships/image" Target="media/image49.jpeg"/><Relationship Id="rId90" Type="http://schemas.openxmlformats.org/officeDocument/2006/relationships/image" Target="media/image53.jpeg"/><Relationship Id="rId95" Type="http://schemas.openxmlformats.org/officeDocument/2006/relationships/hyperlink" Target="https://www.holidify.com/blog/food-of-manipur/" TargetMode="External"/><Relationship Id="rId19" Type="http://schemas.openxmlformats.org/officeDocument/2006/relationships/image" Target="media/image4.jpeg"/><Relationship Id="rId14" Type="http://schemas.openxmlformats.org/officeDocument/2006/relationships/hyperlink" Target="https://www.holidify.com/blog/most-haunted-places-in-india-asi-list/" TargetMode="External"/><Relationship Id="rId22" Type="http://schemas.openxmlformats.org/officeDocument/2006/relationships/hyperlink" Target="https://www.holidify.com/blog/wp-content/uploads/2015/08/shaniwar-wada-fort.jpg" TargetMode="External"/><Relationship Id="rId27" Type="http://schemas.openxmlformats.org/officeDocument/2006/relationships/image" Target="media/image11.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5.jpeg"/><Relationship Id="rId48" Type="http://schemas.openxmlformats.org/officeDocument/2006/relationships/hyperlink" Target="https://www.holidify.com/blog/wp-content/uploads/2015/08/kalpalli-cemetry.jpg" TargetMode="External"/><Relationship Id="rId56" Type="http://schemas.openxmlformats.org/officeDocument/2006/relationships/hyperlink" Target="https://www.holidify.com/blog/wp-content/uploads/2015/08/Tunnel-33.jpg" TargetMode="External"/><Relationship Id="rId64" Type="http://schemas.openxmlformats.org/officeDocument/2006/relationships/hyperlink" Target="https://www.holidify.com/blog/bhangarh-fort-haunted/" TargetMode="External"/><Relationship Id="rId69" Type="http://schemas.openxmlformats.org/officeDocument/2006/relationships/image" Target="media/image42.png"/><Relationship Id="rId77" Type="http://schemas.openxmlformats.org/officeDocument/2006/relationships/image" Target="media/image47.wmf"/><Relationship Id="rId100" Type="http://schemas.openxmlformats.org/officeDocument/2006/relationships/image" Target="media/image58.jpeg"/><Relationship Id="rId105"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31.jpeg"/><Relationship Id="rId72" Type="http://schemas.openxmlformats.org/officeDocument/2006/relationships/hyperlink" Target="https://www.holidify.com/blog/haunted-places-in-kolkata/" TargetMode="External"/><Relationship Id="rId80" Type="http://schemas.openxmlformats.org/officeDocument/2006/relationships/image" Target="media/image48.jpeg"/><Relationship Id="rId85" Type="http://schemas.openxmlformats.org/officeDocument/2006/relationships/hyperlink" Target="https://www.holidify.com/blog/chakrata-caves-and-waterfalls/" TargetMode="External"/><Relationship Id="rId93" Type="http://schemas.openxmlformats.org/officeDocument/2006/relationships/hyperlink" Target="https://www.holidify.com/blog/best-less-crowded-romantic-destinations-india/" TargetMode="External"/><Relationship Id="rId98"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image" Target="media/image3.wmf"/><Relationship Id="rId17" Type="http://schemas.openxmlformats.org/officeDocument/2006/relationships/hyperlink" Target="https://www.holidify.com/blog/category/collections/haunted/" TargetMode="External"/><Relationship Id="rId25" Type="http://schemas.openxmlformats.org/officeDocument/2006/relationships/image" Target="media/image9.jpeg"/><Relationship Id="rId33" Type="http://schemas.openxmlformats.org/officeDocument/2006/relationships/image" Target="media/image16.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37.gif"/><Relationship Id="rId67" Type="http://schemas.openxmlformats.org/officeDocument/2006/relationships/image" Target="media/image41.jpeg"/><Relationship Id="rId103" Type="http://schemas.openxmlformats.org/officeDocument/2006/relationships/hyperlink" Target="https://www.holidify.com/blog/best-beaches-in-goa/" TargetMode="External"/><Relationship Id="rId108" Type="http://schemas.openxmlformats.org/officeDocument/2006/relationships/control" Target="activeX/activeX3.xml"/><Relationship Id="rId20" Type="http://schemas.openxmlformats.org/officeDocument/2006/relationships/image" Target="media/image5.jpeg"/><Relationship Id="rId41" Type="http://schemas.openxmlformats.org/officeDocument/2006/relationships/image" Target="media/image23.jpeg"/><Relationship Id="rId54" Type="http://schemas.openxmlformats.org/officeDocument/2006/relationships/image" Target="media/image33.jpeg"/><Relationship Id="rId62" Type="http://schemas.openxmlformats.org/officeDocument/2006/relationships/hyperlink" Target="https://twitter.com/home?status=35%20Most%20Haunted%20Places%20in%20India:%20Real%20Stories%20and%20places:%20https://www.holidify.com/blog/most-haunted-places-in-india-asi-list/" TargetMode="External"/><Relationship Id="rId70" Type="http://schemas.openxmlformats.org/officeDocument/2006/relationships/hyperlink" Target="https://www.holidify.com/blog/de-monte-colony-chennai/" TargetMode="External"/><Relationship Id="rId75" Type="http://schemas.openxmlformats.org/officeDocument/2006/relationships/image" Target="media/image45.jpeg"/><Relationship Id="rId83" Type="http://schemas.openxmlformats.org/officeDocument/2006/relationships/hyperlink" Target="https://www.holidify.com/blog/offbeat-goa-beaches/" TargetMode="External"/><Relationship Id="rId88" Type="http://schemas.openxmlformats.org/officeDocument/2006/relationships/image" Target="media/image52.jpeg"/><Relationship Id="rId91" Type="http://schemas.openxmlformats.org/officeDocument/2006/relationships/hyperlink" Target="https://www.holidify.com/blog/things-to-do-in-kolkata-at-night/" TargetMode="External"/><Relationship Id="rId96" Type="http://schemas.openxmlformats.org/officeDocument/2006/relationships/image" Target="media/image56.jpeg"/><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holidify.com/blog/category/adventure/" TargetMode="External"/><Relationship Id="rId23" Type="http://schemas.openxmlformats.org/officeDocument/2006/relationships/image" Target="media/image7.jpeg"/><Relationship Id="rId28" Type="http://schemas.openxmlformats.org/officeDocument/2006/relationships/hyperlink" Target="https://www.holidify.com/blog/wp-content/uploads/2015/08/Raj-Kiran-Hotel.jpg" TargetMode="External"/><Relationship Id="rId36" Type="http://schemas.openxmlformats.org/officeDocument/2006/relationships/hyperlink" Target="https://www.holidify.com/blog/wp-content/uploads/2015/08/mukesh-mills.jpg" TargetMode="External"/><Relationship Id="rId49" Type="http://schemas.openxmlformats.org/officeDocument/2006/relationships/image" Target="media/image30.jpeg"/><Relationship Id="rId57" Type="http://schemas.openxmlformats.org/officeDocument/2006/relationships/image" Target="media/image35.jpeg"/><Relationship Id="rId106" Type="http://schemas.openxmlformats.org/officeDocument/2006/relationships/hyperlink" Target="https://www.holidify.com/blog/haunted-places-in-rajasthan/" TargetMode="External"/><Relationship Id="rId10" Type="http://schemas.openxmlformats.org/officeDocument/2006/relationships/hyperlink" Target="https://www.holidify.com/custom-package/?utm_source=blog&amp;utm_medium=header&amp;utm_campaign=test" TargetMode="External"/><Relationship Id="rId31" Type="http://schemas.openxmlformats.org/officeDocument/2006/relationships/image" Target="media/image14.jpeg"/><Relationship Id="rId44" Type="http://schemas.openxmlformats.org/officeDocument/2006/relationships/image" Target="media/image26.jpeg"/><Relationship Id="rId52" Type="http://schemas.openxmlformats.org/officeDocument/2006/relationships/hyperlink" Target="https://www.holidify.com/blog/wp-content/uploads/2015/08/haunted-mansion.jpg" TargetMode="External"/><Relationship Id="rId60" Type="http://schemas.openxmlformats.org/officeDocument/2006/relationships/hyperlink" Target="https://www.facebook.com/sharer.php?u=https://www.holidify.com/blog/most-haunted-places-in-india-asi-list/&amp;t=35%20Most%20Haunted%20Places%20in%20India:%20Real%20Stories%20and%20places" TargetMode="External"/><Relationship Id="rId65" Type="http://schemas.openxmlformats.org/officeDocument/2006/relationships/image" Target="media/image40.png"/><Relationship Id="rId73" Type="http://schemas.openxmlformats.org/officeDocument/2006/relationships/image" Target="media/image44.jpeg"/><Relationship Id="rId78" Type="http://schemas.openxmlformats.org/officeDocument/2006/relationships/control" Target="activeX/activeX2.xml"/><Relationship Id="rId81" Type="http://schemas.openxmlformats.org/officeDocument/2006/relationships/hyperlink" Target="https://www.holidify.com/blog/dear-kolkata-you-are-my-city/" TargetMode="External"/><Relationship Id="rId86" Type="http://schemas.openxmlformats.org/officeDocument/2006/relationships/image" Target="media/image51.jpeg"/><Relationship Id="rId94" Type="http://schemas.openxmlformats.org/officeDocument/2006/relationships/image" Target="media/image55.jpeg"/><Relationship Id="rId99" Type="http://schemas.openxmlformats.org/officeDocument/2006/relationships/hyperlink" Target="https://www.holidify.com/blog/best-road-trip-india/" TargetMode="External"/><Relationship Id="rId101" Type="http://schemas.openxmlformats.org/officeDocument/2006/relationships/hyperlink" Target="https://www.holidify.com/blog/solo-travel-india/" TargetMode="External"/><Relationship Id="rId4" Type="http://schemas.openxmlformats.org/officeDocument/2006/relationships/webSettings" Target="webSettings.xml"/><Relationship Id="rId9" Type="http://schemas.openxmlformats.org/officeDocument/2006/relationships/hyperlink" Target="https://www.holidify.com/blog" TargetMode="External"/><Relationship Id="rId13" Type="http://schemas.openxmlformats.org/officeDocument/2006/relationships/control" Target="activeX/activeX1.xml"/><Relationship Id="rId18" Type="http://schemas.openxmlformats.org/officeDocument/2006/relationships/hyperlink" Target="https://www.holidify.com/blog/category/natural-wonders/" TargetMode="External"/><Relationship Id="rId39" Type="http://schemas.openxmlformats.org/officeDocument/2006/relationships/image" Target="media/image21.jpeg"/><Relationship Id="rId109" Type="http://schemas.openxmlformats.org/officeDocument/2006/relationships/control" Target="activeX/activeX4.xml"/><Relationship Id="rId34" Type="http://schemas.openxmlformats.org/officeDocument/2006/relationships/image" Target="media/image17.jpeg"/><Relationship Id="rId50" Type="http://schemas.openxmlformats.org/officeDocument/2006/relationships/hyperlink" Target="https://www.holidify.com/blog/wp-content/uploads/2015/08/haunted-house-pune.jpg" TargetMode="External"/><Relationship Id="rId55" Type="http://schemas.openxmlformats.org/officeDocument/2006/relationships/image" Target="media/image34.jpeg"/><Relationship Id="rId76" Type="http://schemas.openxmlformats.org/officeDocument/2006/relationships/image" Target="media/image46.jpeg"/><Relationship Id="rId97" Type="http://schemas.openxmlformats.org/officeDocument/2006/relationships/hyperlink" Target="https://www.holidify.com/blog/places-near-bangalore-for-monsoons/" TargetMode="External"/><Relationship Id="rId104" Type="http://schemas.openxmlformats.org/officeDocument/2006/relationships/image" Target="media/image60.jpeg"/><Relationship Id="rId7" Type="http://schemas.openxmlformats.org/officeDocument/2006/relationships/hyperlink" Target="https://play.google.com/store/apps/details?id=com.holidify.andorid.app.holidify&amp;referrer=utm_source%3Dblog%26utm_medium%3Dheader" TargetMode="External"/><Relationship Id="rId71" Type="http://schemas.openxmlformats.org/officeDocument/2006/relationships/image" Target="media/image43.jpeg"/><Relationship Id="rId92" Type="http://schemas.openxmlformats.org/officeDocument/2006/relationships/image" Target="media/image54.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41</Pages>
  <Words>5693</Words>
  <Characters>32456</Characters>
  <Application>Microsoft Office Word</Application>
  <DocSecurity>0</DocSecurity>
  <Lines>270</Lines>
  <Paragraphs>76</Paragraphs>
  <ScaleCrop>false</ScaleCrop>
  <Company>HP</Company>
  <LinksUpToDate>false</LinksUpToDate>
  <CharactersWithSpaces>38073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NAKUL GOYAL</dc:creator>
  <cp:lastModifiedBy>NAKUL GOYAL</cp:lastModifiedBy>
  <cp:revision>1</cp:revision>
  <dcterms:created xsi:type="dcterms:W3CDTF">2017-10-22T10:34:00Z</dcterms:created>
  <dcterms:modified xsi:type="dcterms:W3CDTF">2017-10-22T10:35:00Z</dcterms:modified>
</cp:coreProperties>
</file>